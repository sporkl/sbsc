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 xml:space="preserve">Dmitri Volkov</w:t>
      </w:r>
      <w:r/>
    </w:p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 xml:space="preserve">2025 February 28</w:t>
      </w:r>
      <w:r/>
    </w:p>
    <w:p>
      <w:pPr>
        <w:jc w:val="center"/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 xml:space="preserve">Evolution of Social Networks Proposal</w:t>
      </w:r>
      <w:r/>
    </w:p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ab/>
        <w:t xml:space="preserve">This project aims to develop a computational model of the evolut</w:t>
      </w:r>
      <w:r>
        <w:rPr>
          <w:rFonts w:ascii="Times New Roman" w:hAnsi="Times New Roman" w:cs="Times New Roman" w:eastAsia="Times New Roman"/>
          <w:sz w:val="24"/>
        </w:rPr>
        <w:t xml:space="preserve">ion of social networks over time, as agents in the network choose solutions, varying in utility, to some given problem. Each agent adopts a solution based on the solutions of its neighbors in the network. While models exist for static network structures, I</w:t>
      </w:r>
      <w:r>
        <w:rPr>
          <w:rFonts w:ascii="Times New Roman" w:hAnsi="Times New Roman" w:cs="Times New Roman" w:eastAsia="Times New Roman"/>
          <w:sz w:val="24"/>
        </w:rPr>
        <w:t xml:space="preserve"> am unaware of models which vary or evolve the structure of the network. By incorporating evolution into a social network model, it may be possible to gain insights as to what sort of network structures arise, and how they assist the spread of information.</w:t>
      </w:r>
      <w:r/>
    </w:p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ab/>
        <w:t xml:space="preserve">Dr. Robert Goldstone would serve as the faculty member overseeing this project. The underlying structure of the model is </w:t>
      </w:r>
      <w:r>
        <w:rPr>
          <w:rFonts w:ascii="Times New Roman" w:hAnsi="Times New Roman" w:cs="Times New Roman" w:eastAsia="Times New Roman"/>
          <w:sz w:val="24"/>
        </w:rPr>
        <w:t xml:space="preserve">similar to</w:t>
      </w:r>
      <w:r>
        <w:rPr>
          <w:rFonts w:ascii="Times New Roman" w:hAnsi="Times New Roman" w:cs="Times New Roman" w:eastAsia="Times New Roman"/>
          <w:sz w:val="24"/>
        </w:rPr>
        <w:t xml:space="preserve"> that outlined in Dr. Goldstone’s paper, </w:t>
      </w:r>
      <w:r>
        <w:rPr>
          <w:rFonts w:ascii="Times New Roman" w:hAnsi="Times New Roman" w:cs="Times New Roman" w:eastAsia="Times New Roman"/>
          <w:i/>
          <w:sz w:val="24"/>
        </w:rPr>
        <w:t xml:space="preserve">The Spread of Beliefs in Partially Modularized Communities</w:t>
      </w:r>
      <w:r>
        <w:rPr>
          <w:rFonts w:ascii="Times New Roman" w:hAnsi="Times New Roman" w:cs="Times New Roman" w:eastAsia="Times New Roman"/>
          <w:sz w:val="24"/>
        </w:rPr>
        <w:t xml:space="preserve">. The model starts out with a randomly generated social graph, and each agent with a randomly assigned solution. Then, each agent considers the solutions of its </w:t>
      </w:r>
      <w:r>
        <w:rPr>
          <w:rFonts w:ascii="Times New Roman" w:hAnsi="Times New Roman" w:cs="Times New Roman" w:eastAsia="Times New Roman"/>
          <w:sz w:val="24"/>
        </w:rPr>
        <w:t xml:space="preserve">neighbors, and</w:t>
      </w:r>
      <w:r>
        <w:rPr>
          <w:rFonts w:ascii="Times New Roman" w:hAnsi="Times New Roman" w:cs="Times New Roman" w:eastAsia="Times New Roman"/>
          <w:sz w:val="24"/>
        </w:rPr>
        <w:t xml:space="preserve"> calculates a utility value for each solution. The solution utilities are then processed by a bespoke evidence integration function, before a final new solution is chosen by using the </w:t>
      </w:r>
      <w:r>
        <w:rPr>
          <w:rFonts w:ascii="Times New Roman" w:hAnsi="Times New Roman" w:cs="Times New Roman" w:eastAsia="Times New Roman"/>
          <w:sz w:val="24"/>
        </w:rPr>
        <w:t xml:space="preserve">softmax</w:t>
      </w:r>
      <w:r>
        <w:rPr>
          <w:rFonts w:ascii="Times New Roman" w:hAnsi="Times New Roman" w:cs="Times New Roman" w:eastAsia="Times New Roman"/>
          <w:sz w:val="24"/>
        </w:rPr>
        <w:t xml:space="preserve"> decision rule. An overall average of all the agents’ solutions is then calculated. The network is then </w:t>
      </w:r>
      <w:r>
        <w:rPr>
          <w:rFonts w:ascii="Times New Roman" w:hAnsi="Times New Roman" w:cs="Times New Roman" w:eastAsia="Times New Roman"/>
          <w:sz w:val="24"/>
        </w:rPr>
        <w:t xml:space="preserve">varied by </w:t>
      </w:r>
      <w:r>
        <w:rPr>
          <w:rFonts w:ascii="Times New Roman" w:hAnsi="Times New Roman" w:cs="Times New Roman" w:eastAsia="Times New Roman"/>
          <w:sz w:val="24"/>
        </w:rPr>
        <w:t xml:space="preserve">adding and removing </w:t>
      </w:r>
      <w:r>
        <w:rPr>
          <w:rFonts w:ascii="Times New Roman" w:hAnsi="Times New Roman" w:cs="Times New Roman" w:eastAsia="Times New Roman"/>
          <w:sz w:val="24"/>
        </w:rPr>
        <w:t xml:space="preserve">randomly </w:t>
      </w:r>
      <w:r>
        <w:rPr>
          <w:rFonts w:ascii="Times New Roman" w:hAnsi="Times New Roman" w:cs="Times New Roman" w:eastAsia="Times New Roman"/>
          <w:sz w:val="24"/>
        </w:rPr>
        <w:t xml:space="preserve">selected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edges, and the adoption of solutions is repeated. If the new average is higher than the old average, then the new network is kept; otherwise, the network reverts to </w:t>
      </w:r>
      <w:r>
        <w:rPr>
          <w:rFonts w:ascii="Times New Roman" w:hAnsi="Times New Roman" w:cs="Times New Roman" w:eastAsia="Times New Roman"/>
          <w:sz w:val="24"/>
        </w:rPr>
        <w:t xml:space="preserve">its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prior </w:t>
      </w:r>
      <w:r>
        <w:rPr>
          <w:rFonts w:ascii="Times New Roman" w:hAnsi="Times New Roman" w:cs="Times New Roman" w:eastAsia="Times New Roman"/>
          <w:sz w:val="24"/>
        </w:rPr>
        <w:t xml:space="preserve">structure</w:t>
      </w:r>
      <w:r>
        <w:rPr>
          <w:rFonts w:ascii="Times New Roman" w:hAnsi="Times New Roman" w:cs="Times New Roman" w:eastAsia="Times New Roman"/>
          <w:sz w:val="24"/>
        </w:rPr>
        <w:t xml:space="preserve">. This process is then repeated for </w:t>
      </w:r>
      <w:r>
        <w:rPr>
          <w:rFonts w:ascii="Times New Roman" w:hAnsi="Times New Roman" w:cs="Times New Roman" w:eastAsia="Times New Roman"/>
          <w:sz w:val="24"/>
        </w:rPr>
        <w:t xml:space="preserve">a large number of</w:t>
      </w:r>
      <w:r>
        <w:rPr>
          <w:rFonts w:ascii="Times New Roman" w:hAnsi="Times New Roman" w:cs="Times New Roman" w:eastAsia="Times New Roman"/>
          <w:sz w:val="24"/>
        </w:rPr>
        <w:t xml:space="preserve"> iterations.</w:t>
      </w:r>
      <w:r/>
    </w:p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ab/>
        <w:t xml:space="preserve">As the algorithm runs, several metrics will be logged</w:t>
      </w:r>
      <w:r>
        <w:rPr>
          <w:rFonts w:ascii="Times New Roman" w:hAnsi="Times New Roman" w:cs="Times New Roman" w:eastAsia="Times New Roman"/>
          <w:sz w:val="24"/>
        </w:rPr>
        <w:t xml:space="preserve">, </w:t>
      </w:r>
      <w:r>
        <w:rPr>
          <w:rFonts w:ascii="Times New Roman" w:hAnsi="Times New Roman" w:cs="Times New Roman" w:eastAsia="Times New Roman"/>
          <w:sz w:val="24"/>
        </w:rPr>
        <w:t xml:space="preserve">includ</w:t>
      </w:r>
      <w:r>
        <w:rPr>
          <w:rFonts w:ascii="Times New Roman" w:hAnsi="Times New Roman" w:cs="Times New Roman" w:eastAsia="Times New Roman"/>
          <w:sz w:val="24"/>
        </w:rPr>
        <w:t xml:space="preserve">ing</w:t>
      </w:r>
      <w:r>
        <w:rPr>
          <w:rFonts w:ascii="Times New Roman" w:hAnsi="Times New Roman" w:cs="Times New Roman" w:eastAsia="Times New Roman"/>
          <w:sz w:val="24"/>
        </w:rPr>
        <w:t xml:space="preserve"> the average </w:t>
      </w:r>
      <w:r>
        <w:rPr>
          <w:rFonts w:ascii="Times New Roman" w:hAnsi="Times New Roman" w:cs="Times New Roman" w:eastAsia="Times New Roman"/>
          <w:sz w:val="24"/>
        </w:rPr>
        <w:t xml:space="preserve">and highest </w:t>
      </w:r>
      <w:r>
        <w:rPr>
          <w:rFonts w:ascii="Times New Roman" w:hAnsi="Times New Roman" w:cs="Times New Roman" w:eastAsia="Times New Roman"/>
          <w:sz w:val="24"/>
        </w:rPr>
        <w:t xml:space="preserve">solution values, and graph metrics including: average degree, modularity, reciprocity, distribution </w:t>
      </w:r>
      <w:r>
        <w:rPr>
          <w:rFonts w:ascii="Times New Roman" w:hAnsi="Times New Roman" w:cs="Times New Roman" w:eastAsia="Times New Roman"/>
          <w:sz w:val="24"/>
        </w:rPr>
        <w:t xml:space="preserve">of degrees, clustering coefficient, and hierarchical structure. Additionally, the graph itself will be stored. This will allow </w:t>
      </w:r>
      <w:r>
        <w:rPr>
          <w:rFonts w:ascii="Times New Roman" w:hAnsi="Times New Roman" w:cs="Times New Roman" w:eastAsia="Times New Roman"/>
          <w:sz w:val="24"/>
        </w:rPr>
        <w:t xml:space="preserve">subsequent </w:t>
      </w:r>
      <w:r>
        <w:rPr>
          <w:rFonts w:ascii="Times New Roman" w:hAnsi="Times New Roman" w:cs="Times New Roman" w:eastAsia="Times New Roman"/>
          <w:sz w:val="24"/>
        </w:rPr>
        <w:t xml:space="preserve">analysis of what sorts of social graphs </w:t>
      </w:r>
      <w:r>
        <w:rPr>
          <w:rFonts w:ascii="Times New Roman" w:hAnsi="Times New Roman" w:cs="Times New Roman" w:eastAsia="Times New Roman"/>
          <w:sz w:val="24"/>
        </w:rPr>
        <w:t xml:space="preserve">afford</w:t>
      </w:r>
      <w:r>
        <w:rPr>
          <w:rFonts w:ascii="Times New Roman" w:hAnsi="Times New Roman" w:cs="Times New Roman" w:eastAsia="Times New Roman"/>
          <w:sz w:val="24"/>
        </w:rPr>
        <w:t xml:space="preserve"> effective flow of information.</w:t>
      </w:r>
      <w:r/>
    </w:p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ab/>
        <w:t xml:space="preserve">The algorithm </w:t>
      </w:r>
      <w:r>
        <w:rPr>
          <w:rFonts w:ascii="Times New Roman" w:hAnsi="Times New Roman" w:cs="Times New Roman" w:eastAsia="Times New Roman"/>
          <w:sz w:val="24"/>
        </w:rPr>
        <w:t xml:space="preserve">is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be</w:t>
      </w:r>
      <w:r>
        <w:rPr>
          <w:rFonts w:ascii="Times New Roman" w:hAnsi="Times New Roman" w:cs="Times New Roman" w:eastAsia="Times New Roman"/>
          <w:sz w:val="24"/>
        </w:rPr>
        <w:t xml:space="preserve">ing</w:t>
      </w:r>
      <w:r>
        <w:rPr>
          <w:rFonts w:ascii="Times New Roman" w:hAnsi="Times New Roman" w:cs="Times New Roman" w:eastAsia="Times New Roman"/>
          <w:sz w:val="24"/>
        </w:rPr>
        <w:t xml:space="preserve"> implemented in </w:t>
      </w:r>
      <w:r>
        <w:rPr>
          <w:rFonts w:ascii="Times New Roman" w:hAnsi="Times New Roman" w:cs="Times New Roman" w:eastAsia="Times New Roman"/>
          <w:sz w:val="24"/>
        </w:rPr>
        <w:t xml:space="preserve">C, and</w:t>
      </w:r>
      <w:r>
        <w:rPr>
          <w:rFonts w:ascii="Times New Roman" w:hAnsi="Times New Roman" w:cs="Times New Roman" w:eastAsia="Times New Roman"/>
          <w:sz w:val="24"/>
        </w:rPr>
        <w:t xml:space="preserve"> make</w:t>
      </w:r>
      <w:ins w:id="0" w:author="Goldstone, Robert L." w:date="2025-03-01T17:12:00Z">
        <w:r>
          <w:rPr>
            <w:rFonts w:ascii="Times New Roman" w:hAnsi="Times New Roman" w:cs="Times New Roman" w:eastAsia="Times New Roman"/>
            <w:sz w:val="24"/>
          </w:rPr>
          <w:t xml:space="preserve">s</w:t>
        </w:r>
      </w:ins>
      <w:r>
        <w:rPr>
          <w:rFonts w:ascii="Times New Roman" w:hAnsi="Times New Roman" w:cs="Times New Roman" w:eastAsia="Times New Roman"/>
          <w:sz w:val="24"/>
        </w:rPr>
        <w:t xml:space="preserve"> use of parallel processing to run efficiently. The code </w:t>
      </w:r>
      <w:r>
        <w:rPr>
          <w:rFonts w:ascii="Times New Roman" w:hAnsi="Times New Roman" w:cs="Times New Roman" w:eastAsia="Times New Roman"/>
          <w:sz w:val="24"/>
        </w:rPr>
        <w:t xml:space="preserve">is</w:t>
      </w:r>
      <w:r>
        <w:rPr>
          <w:rFonts w:ascii="Times New Roman" w:hAnsi="Times New Roman" w:cs="Times New Roman" w:eastAsia="Times New Roman"/>
          <w:sz w:val="24"/>
        </w:rPr>
        <w:t xml:space="preserve"> modularly designed, making it easy to test with different underlying problems and </w:t>
      </w:r>
      <w:r>
        <w:rPr>
          <w:rFonts w:ascii="Times New Roman" w:hAnsi="Times New Roman" w:cs="Times New Roman" w:eastAsia="Times New Roman"/>
          <w:sz w:val="24"/>
        </w:rPr>
        <w:t xml:space="preserve">algorithms for exchanging </w:t>
      </w:r>
      <w:r>
        <w:rPr>
          <w:rFonts w:ascii="Times New Roman" w:hAnsi="Times New Roman" w:cs="Times New Roman" w:eastAsia="Times New Roman"/>
          <w:sz w:val="24"/>
        </w:rPr>
        <w:t xml:space="preserve">solutions</w:t>
      </w:r>
      <w:r>
        <w:rPr>
          <w:rFonts w:ascii="Times New Roman" w:hAnsi="Times New Roman" w:cs="Times New Roman" w:eastAsia="Times New Roman"/>
          <w:sz w:val="24"/>
        </w:rPr>
        <w:t xml:space="preserve">. Once the code </w:t>
      </w:r>
      <w:r>
        <w:rPr>
          <w:rFonts w:ascii="Times New Roman" w:hAnsi="Times New Roman" w:cs="Times New Roman" w:eastAsia="Times New Roman"/>
          <w:sz w:val="24"/>
        </w:rPr>
        <w:t xml:space="preserve">development </w:t>
      </w:r>
      <w:r>
        <w:rPr>
          <w:rFonts w:ascii="Times New Roman" w:hAnsi="Times New Roman" w:cs="Times New Roman" w:eastAsia="Times New Roman"/>
          <w:sz w:val="24"/>
        </w:rPr>
        <w:t xml:space="preserve">is </w:t>
      </w:r>
      <w:r>
        <w:rPr>
          <w:rFonts w:ascii="Times New Roman" w:hAnsi="Times New Roman" w:cs="Times New Roman" w:eastAsia="Times New Roman"/>
          <w:sz w:val="24"/>
        </w:rPr>
        <w:t xml:space="preserve">completed</w:t>
      </w:r>
      <w:r>
        <w:rPr>
          <w:rFonts w:ascii="Times New Roman" w:hAnsi="Times New Roman" w:cs="Times New Roman" w:eastAsia="Times New Roman"/>
          <w:sz w:val="24"/>
        </w:rPr>
        <w:t xml:space="preserve">, I plan to execute it on IU’s high performance computation hardware, so that </w:t>
      </w:r>
      <w:r>
        <w:rPr>
          <w:rFonts w:ascii="Times New Roman" w:hAnsi="Times New Roman" w:cs="Times New Roman" w:eastAsia="Times New Roman"/>
          <w:sz w:val="24"/>
        </w:rPr>
        <w:t xml:space="preserve">a large number of</w:t>
      </w:r>
      <w:r>
        <w:rPr>
          <w:rFonts w:ascii="Times New Roman" w:hAnsi="Times New Roman" w:cs="Times New Roman" w:eastAsia="Times New Roman"/>
          <w:sz w:val="24"/>
        </w:rPr>
        <w:t xml:space="preserve"> trials may be obtained.</w:t>
      </w:r>
      <w:r/>
    </w:p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ab/>
        <w:t xml:space="preserve">I aim to finish developing the code, and obtain initial results, by the end of April 2025. I am requesting $1000 to partially cover living expenses while working on this project.</w:t>
      </w:r>
      <w:r/>
    </w:p>
    <w:p>
      <w:pPr>
        <w:spacing w:lineRule="auto" w:line="480" w:after="0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  <w:tab/>
        <w:t xml:space="preserve">Thank you!</w:t>
      </w:r>
      <w:r/>
    </w:p>
    <w:sectPr>
      <w:footnotePr/>
      <w:endnotePr/>
      <w:type w:val="nextPage"/>
      <w:pgSz w:w="12240" w:h="15840" w:orient="portrait"/>
      <w:pgMar w:top="1440" w:right="1440" w:bottom="1440" w:left="1440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5">
    <w:name w:val="Caption Char"/>
    <w:basedOn w:val="475"/>
    <w:link w:val="620"/>
    <w:uiPriority w:val="99"/>
  </w:style>
  <w:style w:type="table" w:styleId="47">
    <w:name w:val="Table Grid Light"/>
    <w:basedOn w:val="45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4">
    <w:name w:val="Grid Table 1 Light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5">
    <w:name w:val="Grid Table 4 - Accent 1"/>
    <w:basedOn w:val="45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45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45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45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45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45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3">
    <w:name w:val="Grid Table 5 Dark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9">
    <w:name w:val="Grid Table 6 Colorful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3">
    <w:name w:val="List Table 1 Light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0">
    <w:name w:val="List Table 2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7">
    <w:name w:val="List Table 3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5">
    <w:name w:val="List Table 7 Colorful - Accent 1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45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paragraph" w:styleId="447" w:default="1">
    <w:name w:val="Normal"/>
    <w:qFormat/>
  </w:style>
  <w:style w:type="paragraph" w:styleId="448">
    <w:name w:val="Heading 1"/>
    <w:basedOn w:val="447"/>
    <w:next w:val="447"/>
    <w:link w:val="460"/>
    <w:qFormat/>
    <w:uiPriority w:val="9"/>
    <w:rPr>
      <w:b/>
      <w:bCs/>
      <w:color w:val="000000" w:themeColor="text1"/>
      <w:sz w:val="48"/>
      <w:szCs w:val="48"/>
    </w:rPr>
    <w:pPr>
      <w:keepLines/>
      <w:keepNext/>
      <w:spacing w:after="0" w:before="480"/>
      <w:outlineLvl w:val="0"/>
    </w:pPr>
  </w:style>
  <w:style w:type="paragraph" w:styleId="449">
    <w:name w:val="Heading 2"/>
    <w:basedOn w:val="447"/>
    <w:next w:val="447"/>
    <w:link w:val="461"/>
    <w:qFormat/>
    <w:uiPriority w:val="9"/>
    <w:unhideWhenUsed/>
    <w:rPr>
      <w:b/>
      <w:bCs/>
      <w:color w:val="000000" w:themeColor="text1"/>
      <w:sz w:val="40"/>
    </w:rPr>
    <w:pPr>
      <w:keepLines/>
      <w:keepNext/>
      <w:spacing w:after="0" w:before="200"/>
      <w:outlineLvl w:val="1"/>
    </w:pPr>
  </w:style>
  <w:style w:type="paragraph" w:styleId="450">
    <w:name w:val="Heading 3"/>
    <w:basedOn w:val="447"/>
    <w:next w:val="447"/>
    <w:link w:val="462"/>
    <w:qFormat/>
    <w:uiPriority w:val="9"/>
    <w:unhideWhenUsed/>
    <w:rPr>
      <w:b/>
      <w:bCs/>
      <w:i/>
      <w:iCs/>
      <w:color w:val="000000" w:themeColor="text1"/>
      <w:sz w:val="36"/>
      <w:szCs w:val="36"/>
    </w:rPr>
    <w:pPr>
      <w:keepLines/>
      <w:keepNext/>
      <w:spacing w:after="0" w:before="200"/>
      <w:outlineLvl w:val="2"/>
    </w:pPr>
  </w:style>
  <w:style w:type="paragraph" w:styleId="451">
    <w:name w:val="Heading 4"/>
    <w:basedOn w:val="447"/>
    <w:next w:val="447"/>
    <w:link w:val="463"/>
    <w:qFormat/>
    <w:uiPriority w:val="9"/>
    <w:unhideWhenUsed/>
    <w:rPr>
      <w:color w:val="232323"/>
      <w:sz w:val="32"/>
      <w:szCs w:val="32"/>
    </w:rPr>
    <w:pPr>
      <w:keepLines/>
      <w:keepNext/>
      <w:spacing w:after="0" w:before="200"/>
      <w:outlineLvl w:val="3"/>
    </w:pPr>
  </w:style>
  <w:style w:type="paragraph" w:styleId="452">
    <w:name w:val="Heading 5"/>
    <w:basedOn w:val="447"/>
    <w:next w:val="447"/>
    <w:link w:val="464"/>
    <w:qFormat/>
    <w:uiPriority w:val="9"/>
    <w:unhideWhenUsed/>
    <w:rPr>
      <w:b/>
      <w:bCs/>
      <w:color w:val="444444"/>
      <w:sz w:val="28"/>
      <w:szCs w:val="28"/>
    </w:rPr>
    <w:pPr>
      <w:keepLines/>
      <w:keepNext/>
      <w:spacing w:after="0" w:before="200"/>
      <w:outlineLvl w:val="4"/>
    </w:pPr>
  </w:style>
  <w:style w:type="paragraph" w:styleId="453">
    <w:name w:val="Heading 6"/>
    <w:basedOn w:val="447"/>
    <w:next w:val="447"/>
    <w:link w:val="465"/>
    <w:qFormat/>
    <w:uiPriority w:val="9"/>
    <w:unhideWhenUsed/>
    <w:rPr>
      <w:i/>
      <w:iCs/>
      <w:color w:val="232323"/>
      <w:sz w:val="28"/>
      <w:szCs w:val="28"/>
    </w:rPr>
    <w:pPr>
      <w:keepLines/>
      <w:keepNext/>
      <w:spacing w:after="0" w:before="200"/>
      <w:outlineLvl w:val="5"/>
    </w:pPr>
  </w:style>
  <w:style w:type="paragraph" w:styleId="454">
    <w:name w:val="Heading 7"/>
    <w:basedOn w:val="447"/>
    <w:next w:val="447"/>
    <w:link w:val="466"/>
    <w:qFormat/>
    <w:uiPriority w:val="9"/>
    <w:unhideWhenUsed/>
    <w:rPr>
      <w:b/>
      <w:bCs/>
      <w:color w:val="606060"/>
      <w:sz w:val="24"/>
      <w:szCs w:val="24"/>
    </w:rPr>
    <w:pPr>
      <w:keepLines/>
      <w:keepNext/>
      <w:spacing w:after="0" w:before="200"/>
      <w:outlineLvl w:val="6"/>
    </w:pPr>
  </w:style>
  <w:style w:type="paragraph" w:styleId="455">
    <w:name w:val="Heading 8"/>
    <w:basedOn w:val="447"/>
    <w:next w:val="447"/>
    <w:link w:val="467"/>
    <w:qFormat/>
    <w:uiPriority w:val="9"/>
    <w:unhideWhenUsed/>
    <w:rPr>
      <w:color w:val="444444"/>
      <w:sz w:val="24"/>
      <w:szCs w:val="24"/>
    </w:rPr>
    <w:pPr>
      <w:keepLines/>
      <w:keepNext/>
      <w:spacing w:after="0" w:before="200"/>
      <w:outlineLvl w:val="7"/>
    </w:pPr>
  </w:style>
  <w:style w:type="paragraph" w:styleId="456">
    <w:name w:val="Heading 9"/>
    <w:basedOn w:val="447"/>
    <w:next w:val="447"/>
    <w:link w:val="468"/>
    <w:qFormat/>
    <w:uiPriority w:val="9"/>
    <w:unhideWhenUsed/>
    <w:rPr>
      <w:i/>
      <w:iCs/>
      <w:color w:val="444444"/>
      <w:sz w:val="23"/>
      <w:szCs w:val="23"/>
    </w:rPr>
    <w:pPr>
      <w:keepLines/>
      <w:keepNext/>
      <w:spacing w:after="0" w:before="200"/>
      <w:outlineLvl w:val="8"/>
    </w:pPr>
  </w:style>
  <w:style w:type="character" w:styleId="457" w:default="1">
    <w:name w:val="Default Paragraph Font"/>
    <w:uiPriority w:val="1"/>
    <w:semiHidden/>
    <w:unhideWhenUsed/>
  </w:style>
  <w:style w:type="table" w:styleId="4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59" w:default="1">
    <w:name w:val="No List"/>
    <w:uiPriority w:val="99"/>
    <w:semiHidden/>
    <w:unhideWhenUsed/>
  </w:style>
  <w:style w:type="character" w:styleId="460" w:customStyle="1">
    <w:name w:val="Heading 1 Char"/>
    <w:link w:val="448"/>
    <w:uiPriority w:val="9"/>
    <w:rPr>
      <w:rFonts w:ascii="Arial" w:hAnsi="Arial" w:cs="Arial" w:eastAsia="Arial"/>
      <w:sz w:val="40"/>
      <w:szCs w:val="40"/>
    </w:rPr>
  </w:style>
  <w:style w:type="character" w:styleId="461" w:customStyle="1">
    <w:name w:val="Heading 2 Char"/>
    <w:link w:val="449"/>
    <w:uiPriority w:val="9"/>
    <w:rPr>
      <w:rFonts w:ascii="Arial" w:hAnsi="Arial" w:cs="Arial" w:eastAsia="Arial"/>
      <w:sz w:val="34"/>
    </w:rPr>
  </w:style>
  <w:style w:type="character" w:styleId="462" w:customStyle="1">
    <w:name w:val="Heading 3 Char"/>
    <w:link w:val="450"/>
    <w:uiPriority w:val="9"/>
    <w:rPr>
      <w:rFonts w:ascii="Arial" w:hAnsi="Arial" w:cs="Arial" w:eastAsia="Arial"/>
      <w:sz w:val="30"/>
      <w:szCs w:val="30"/>
    </w:rPr>
  </w:style>
  <w:style w:type="character" w:styleId="463" w:customStyle="1">
    <w:name w:val="Heading 4 Char"/>
    <w:link w:val="451"/>
    <w:uiPriority w:val="9"/>
    <w:rPr>
      <w:rFonts w:ascii="Arial" w:hAnsi="Arial" w:cs="Arial" w:eastAsia="Arial"/>
      <w:b/>
      <w:bCs/>
      <w:sz w:val="26"/>
      <w:szCs w:val="26"/>
    </w:rPr>
  </w:style>
  <w:style w:type="character" w:styleId="464" w:customStyle="1">
    <w:name w:val="Heading 5 Char"/>
    <w:link w:val="452"/>
    <w:uiPriority w:val="9"/>
    <w:rPr>
      <w:rFonts w:ascii="Arial" w:hAnsi="Arial" w:cs="Arial" w:eastAsia="Arial"/>
      <w:b/>
      <w:bCs/>
      <w:sz w:val="24"/>
      <w:szCs w:val="24"/>
    </w:rPr>
  </w:style>
  <w:style w:type="character" w:styleId="465" w:customStyle="1">
    <w:name w:val="Heading 6 Char"/>
    <w:link w:val="453"/>
    <w:uiPriority w:val="9"/>
    <w:rPr>
      <w:rFonts w:ascii="Arial" w:hAnsi="Arial" w:cs="Arial" w:eastAsia="Arial"/>
      <w:b/>
      <w:bCs/>
      <w:sz w:val="22"/>
      <w:szCs w:val="22"/>
    </w:rPr>
  </w:style>
  <w:style w:type="character" w:styleId="466" w:customStyle="1">
    <w:name w:val="Heading 7 Char"/>
    <w:link w:val="454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67" w:customStyle="1">
    <w:name w:val="Heading 8 Char"/>
    <w:link w:val="455"/>
    <w:uiPriority w:val="9"/>
    <w:rPr>
      <w:rFonts w:ascii="Arial" w:hAnsi="Arial" w:cs="Arial" w:eastAsia="Arial"/>
      <w:i/>
      <w:iCs/>
      <w:sz w:val="22"/>
      <w:szCs w:val="22"/>
    </w:rPr>
  </w:style>
  <w:style w:type="character" w:styleId="468" w:customStyle="1">
    <w:name w:val="Heading 9 Char"/>
    <w:link w:val="456"/>
    <w:uiPriority w:val="9"/>
    <w:rPr>
      <w:rFonts w:ascii="Arial" w:hAnsi="Arial" w:cs="Arial" w:eastAsia="Arial"/>
      <w:i/>
      <w:iCs/>
      <w:sz w:val="21"/>
      <w:szCs w:val="21"/>
    </w:rPr>
  </w:style>
  <w:style w:type="character" w:styleId="469" w:customStyle="1">
    <w:name w:val="Title Char"/>
    <w:link w:val="626"/>
    <w:uiPriority w:val="10"/>
    <w:rPr>
      <w:sz w:val="48"/>
      <w:szCs w:val="48"/>
    </w:rPr>
  </w:style>
  <w:style w:type="character" w:styleId="470" w:customStyle="1">
    <w:name w:val="Subtitle Char"/>
    <w:link w:val="624"/>
    <w:uiPriority w:val="11"/>
    <w:rPr>
      <w:sz w:val="24"/>
      <w:szCs w:val="24"/>
    </w:rPr>
  </w:style>
  <w:style w:type="character" w:styleId="471" w:customStyle="1">
    <w:name w:val="Quote Char"/>
    <w:link w:val="623"/>
    <w:uiPriority w:val="29"/>
    <w:rPr>
      <w:i/>
    </w:rPr>
  </w:style>
  <w:style w:type="character" w:styleId="472" w:customStyle="1">
    <w:name w:val="Intense Quote Char"/>
    <w:link w:val="625"/>
    <w:uiPriority w:val="30"/>
    <w:rPr>
      <w:i/>
    </w:rPr>
  </w:style>
  <w:style w:type="character" w:styleId="473" w:customStyle="1">
    <w:name w:val="Header Char"/>
    <w:link w:val="621"/>
    <w:uiPriority w:val="99"/>
  </w:style>
  <w:style w:type="character" w:styleId="474" w:customStyle="1">
    <w:name w:val="Footer Char"/>
    <w:uiPriority w:val="99"/>
  </w:style>
  <w:style w:type="paragraph" w:styleId="475">
    <w:name w:val="Caption"/>
    <w:basedOn w:val="447"/>
    <w:next w:val="447"/>
    <w:qFormat/>
    <w:uiPriority w:val="35"/>
    <w:semiHidden/>
    <w:unhideWhenUsed/>
    <w:rPr>
      <w:b/>
      <w:bCs/>
      <w:color w:val="5B9BD5" w:themeColor="accent1"/>
      <w:sz w:val="18"/>
      <w:szCs w:val="18"/>
    </w:rPr>
  </w:style>
  <w:style w:type="character" w:styleId="476" w:customStyle="1">
    <w:name w:val="Footer Char1"/>
    <w:link w:val="620"/>
    <w:uiPriority w:val="99"/>
  </w:style>
  <w:style w:type="table" w:styleId="477">
    <w:name w:val="Table Grid"/>
    <w:basedOn w:val="45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78">
    <w:name w:val="Grid Table Light"/>
    <w:basedOn w:val="458"/>
    <w:uiPriority w:val="59"/>
    <w:pPr>
      <w:spacing w:lineRule="auto" w:line="240" w:after="0"/>
    </w:pPr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479">
    <w:name w:val="Plain Table 1"/>
    <w:basedOn w:val="458"/>
    <w:uiPriority w:val="59"/>
    <w:pPr>
      <w:spacing w:lineRule="auto" w:line="240" w:after="0"/>
    </w:pPr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fill="F2F2F2" w:color="F2F2F2" w:themeFill="text1" w:themeFillTint="0D"/>
      </w:tcPr>
    </w:tblStylePr>
    <w:tblStylePr w:type="band1Vert">
      <w:tcPr>
        <w:shd w:val="clear" w:fill="F2F2F2" w:color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0">
    <w:name w:val="Plain Table 2"/>
    <w:basedOn w:val="458"/>
    <w:uiPriority w:val="59"/>
    <w:pPr>
      <w:spacing w:lineRule="auto" w:line="240" w:after="0"/>
    </w:pPr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1">
    <w:name w:val="Plain Table 3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82">
    <w:name w:val="Plain Table 4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3">
    <w:name w:val="Plain Table 5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84">
    <w:name w:val="Grid Table 1 Light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5">
    <w:name w:val="Grid Table 1 Light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CD6EE" w:sz="4" w:space="0" w:themeColor="accent1" w:themeTint="67"/>
        <w:top w:val="single" w:color="BCD6EE" w:sz="4" w:space="0" w:themeColor="accent1" w:themeTint="67"/>
        <w:right w:val="single" w:color="BCD6EE" w:sz="4" w:space="0" w:themeColor="accent1" w:themeTint="67"/>
        <w:bottom w:val="single" w:color="BCD6EE" w:sz="4" w:space="0" w:themeColor="accent1" w:themeTint="67"/>
        <w:insideV w:val="single" w:color="BCD6EE" w:sz="4" w:space="0" w:themeColor="accent1" w:themeTint="67"/>
        <w:insideH w:val="single" w:color="BCD6EE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CD6EE" w:sz="4" w:space="0" w:themeColor="accent1" w:themeTint="67"/>
          <w:top w:val="single" w:color="BCD6EE" w:sz="4" w:space="0" w:themeColor="accent1" w:themeTint="67"/>
          <w:right w:val="single" w:color="BCD6EE" w:sz="4" w:space="0" w:themeColor="accent1" w:themeTint="67"/>
          <w:bottom w:val="single" w:color="BCD6EE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6">
    <w:name w:val="Grid Table 1 Light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7CAAB" w:sz="4" w:space="0" w:themeColor="accent2" w:themeTint="67"/>
        <w:top w:val="single" w:color="F7CAAB" w:sz="4" w:space="0" w:themeColor="accent2" w:themeTint="67"/>
        <w:right w:val="single" w:color="F7CAAB" w:sz="4" w:space="0" w:themeColor="accent2" w:themeTint="67"/>
        <w:bottom w:val="single" w:color="F7CAAB" w:sz="4" w:space="0" w:themeColor="accent2" w:themeTint="67"/>
        <w:insideV w:val="single" w:color="F7CAAB" w:sz="4" w:space="0" w:themeColor="accent2" w:themeTint="67"/>
        <w:insideH w:val="single" w:color="F7CAAB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7CAAB" w:sz="4" w:space="0" w:themeColor="accent2" w:themeTint="67"/>
          <w:top w:val="single" w:color="F7CAAB" w:sz="4" w:space="0" w:themeColor="accent2" w:themeTint="67"/>
          <w:right w:val="single" w:color="F7CAAB" w:sz="4" w:space="0" w:themeColor="accent2" w:themeTint="67"/>
          <w:bottom w:val="single" w:color="F7CAAB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7">
    <w:name w:val="Grid Table 1 Light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ADADA" w:sz="4" w:space="0" w:themeColor="accent3" w:themeTint="67"/>
        <w:top w:val="single" w:color="DADADA" w:sz="4" w:space="0" w:themeColor="accent3" w:themeTint="67"/>
        <w:right w:val="single" w:color="DADADA" w:sz="4" w:space="0" w:themeColor="accent3" w:themeTint="67"/>
        <w:bottom w:val="single" w:color="DADADA" w:sz="4" w:space="0" w:themeColor="accent3" w:themeTint="67"/>
        <w:insideV w:val="single" w:color="DADADA" w:sz="4" w:space="0" w:themeColor="accent3" w:themeTint="67"/>
        <w:insideH w:val="single" w:color="DADADA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ADADA" w:sz="4" w:space="0" w:themeColor="accent3" w:themeTint="67"/>
          <w:top w:val="single" w:color="DADADA" w:sz="4" w:space="0" w:themeColor="accent3" w:themeTint="67"/>
          <w:right w:val="single" w:color="DADADA" w:sz="4" w:space="0" w:themeColor="accent3" w:themeTint="67"/>
          <w:bottom w:val="single" w:color="DADADA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8">
    <w:name w:val="Grid Table 1 Light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E598" w:sz="4" w:space="0" w:themeColor="accent4" w:themeTint="67"/>
        <w:top w:val="single" w:color="FFE598" w:sz="4" w:space="0" w:themeColor="accent4" w:themeTint="67"/>
        <w:right w:val="single" w:color="FFE598" w:sz="4" w:space="0" w:themeColor="accent4" w:themeTint="67"/>
        <w:bottom w:val="single" w:color="FFE598" w:sz="4" w:space="0" w:themeColor="accent4" w:themeTint="67"/>
        <w:insideV w:val="single" w:color="FFE598" w:sz="4" w:space="0" w:themeColor="accent4" w:themeTint="67"/>
        <w:insideH w:val="single" w:color="FFE598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FE598" w:sz="4" w:space="0" w:themeColor="accent4" w:themeTint="67"/>
          <w:top w:val="single" w:color="FFE598" w:sz="4" w:space="0" w:themeColor="accent4" w:themeTint="67"/>
          <w:right w:val="single" w:color="FFE598" w:sz="4" w:space="0" w:themeColor="accent4" w:themeTint="67"/>
          <w:bottom w:val="single" w:color="FFE598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9">
    <w:name w:val="Grid Table 1 Light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3C5E7" w:sz="4" w:space="0" w:themeColor="accent5" w:themeTint="67"/>
        <w:top w:val="single" w:color="B3C5E7" w:sz="4" w:space="0" w:themeColor="accent5" w:themeTint="67"/>
        <w:right w:val="single" w:color="B3C5E7" w:sz="4" w:space="0" w:themeColor="accent5" w:themeTint="67"/>
        <w:bottom w:val="single" w:color="B3C5E7" w:sz="4" w:space="0" w:themeColor="accent5" w:themeTint="67"/>
        <w:insideV w:val="single" w:color="B3C5E7" w:sz="4" w:space="0" w:themeColor="accent5" w:themeTint="67"/>
        <w:insideH w:val="single" w:color="B3C5E7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3C5E7" w:sz="4" w:space="0" w:themeColor="accent5" w:themeTint="67"/>
          <w:top w:val="single" w:color="B3C5E7" w:sz="4" w:space="0" w:themeColor="accent5" w:themeTint="67"/>
          <w:right w:val="single" w:color="B3C5E7" w:sz="4" w:space="0" w:themeColor="accent5" w:themeTint="67"/>
          <w:bottom w:val="single" w:color="B3C5E7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0">
    <w:name w:val="Grid Table 1 Light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4DFB2" w:sz="4" w:space="0" w:themeColor="accent6" w:themeTint="67"/>
        <w:top w:val="single" w:color="C4DFB2" w:sz="4" w:space="0" w:themeColor="accent6" w:themeTint="67"/>
        <w:right w:val="single" w:color="C4DFB2" w:sz="4" w:space="0" w:themeColor="accent6" w:themeTint="67"/>
        <w:bottom w:val="single" w:color="C4DFB2" w:sz="4" w:space="0" w:themeColor="accent6" w:themeTint="67"/>
        <w:insideV w:val="single" w:color="C4DFB2" w:sz="4" w:space="0" w:themeColor="accent6" w:themeTint="67"/>
        <w:insideH w:val="single" w:color="C4DFB2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4DFB2" w:sz="4" w:space="0" w:themeColor="accent6" w:themeTint="67"/>
          <w:top w:val="single" w:color="C4DFB2" w:sz="4" w:space="0" w:themeColor="accent6" w:themeTint="67"/>
          <w:right w:val="single" w:color="C4DFB2" w:sz="4" w:space="0" w:themeColor="accent6" w:themeTint="67"/>
          <w:bottom w:val="single" w:color="C4DFB2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1">
    <w:name w:val="Grid Table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CBCBCB" w:color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CBCBCB" w:color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92">
    <w:name w:val="Grid Table 2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68A2D8" w:sz="4" w:space="0" w:themeColor="accent1" w:themeTint="EA"/>
        <w:insideV w:val="single" w:color="68A2D8" w:sz="4" w:space="0" w:themeColor="accent1" w:themeTint="EA"/>
        <w:insideH w:val="single" w:color="68A2D8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DDEAF6" w:color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DDEAF6" w:color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8A2D8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68A2D8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93">
    <w:name w:val="Grid Table 2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4B184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F4B184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94">
    <w:name w:val="Grid Table 2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5A5A5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A5A5A5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95">
    <w:name w:val="Grid Table 2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D865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FFD865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96">
    <w:name w:val="Grid Table 2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4472C4" w:sz="4" w:space="0" w:themeColor="accent5"/>
        <w:insideV w:val="single" w:color="4472C4" w:sz="4" w:space="0" w:themeColor="accent5"/>
        <w:insideH w:val="single" w:color="4472C4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472C4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4472C4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97">
    <w:name w:val="Grid Table 2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0AD47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70AD47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98">
    <w:name w:val="Grid Table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CBCBCB" w:color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CBCBCB" w:color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9">
    <w:name w:val="Grid Table 3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68A2D8" w:sz="4" w:space="0" w:themeColor="accent1" w:themeTint="EA"/>
        <w:insideV w:val="single" w:color="68A2D8" w:sz="4" w:space="0" w:themeColor="accent1" w:themeTint="EA"/>
        <w:insideH w:val="single" w:color="68A2D8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DDEAF6" w:color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DDEAF6" w:color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0">
    <w:name w:val="Grid Table 3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1">
    <w:name w:val="Grid Table 3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2">
    <w:name w:val="Grid Table 3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3">
    <w:name w:val="Grid Table 3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4472C4" w:sz="4" w:space="0" w:themeColor="accent5"/>
        <w:insideV w:val="single" w:color="4472C4" w:sz="4" w:space="0" w:themeColor="accent5"/>
        <w:insideH w:val="single" w:color="4472C4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4">
    <w:name w:val="Grid Table 3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5">
    <w:name w:val="Grid Table 4"/>
    <w:basedOn w:val="458"/>
    <w:uiPriority w:val="59"/>
    <w:pPr>
      <w:spacing w:lineRule="auto" w:line="240" w:after="0"/>
    </w:pPr>
    <w:tblPr>
      <w:tblStyleRowBandSize w:val="1"/>
      <w:tblStyleColBandSize w:val="1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CBCBCB" w:color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CBCBCB" w:color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506">
    <w:name w:val="Grid Table 4 Accent 1"/>
    <w:basedOn w:val="458"/>
    <w:uiPriority w:val="59"/>
    <w:pPr>
      <w:spacing w:lineRule="auto" w:line="240" w:after="0"/>
    </w:pPr>
    <w:tblPr>
      <w:tblStyleRowBandSize w:val="1"/>
      <w:tblStyleColBandSize w:val="1"/>
      <w:tblBorders>
        <w:left w:val="single" w:color="A2C6E7" w:sz="4" w:space="0" w:themeColor="accent1" w:themeTint="90"/>
        <w:top w:val="single" w:color="A2C6E7" w:sz="4" w:space="0" w:themeColor="accent1" w:themeTint="90"/>
        <w:right w:val="single" w:color="A2C6E7" w:sz="4" w:space="0" w:themeColor="accent1" w:themeTint="90"/>
        <w:bottom w:val="single" w:color="A2C6E7" w:sz="4" w:space="0" w:themeColor="accent1" w:themeTint="90"/>
        <w:insideV w:val="single" w:color="A2C6E7" w:sz="4" w:space="0" w:themeColor="accent1" w:themeTint="90"/>
        <w:insideH w:val="single" w:color="A2C6E7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EEBF6" w:color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DEEBF6" w:color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68A2D8" w:color="68A2D8" w:themeFill="accent1" w:themeFillTint="EA"/>
        <w:tcBorders>
          <w:left w:val="single" w:color="68A2D8" w:sz="4" w:space="0" w:themeColor="accent1" w:themeTint="EA"/>
          <w:top w:val="single" w:color="68A2D8" w:sz="4" w:space="0" w:themeColor="accent1" w:themeTint="EA"/>
          <w:right w:val="single" w:color="68A2D8" w:sz="4" w:space="0" w:themeColor="accent1" w:themeTint="EA"/>
          <w:bottom w:val="single" w:color="68A2D8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sz="4" w:space="0" w:themeColor="accent1" w:themeTint="EA"/>
        </w:tcBorders>
      </w:tcPr>
    </w:tblStylePr>
  </w:style>
  <w:style w:type="table" w:styleId="507">
    <w:name w:val="Grid Table 4 Accent 2"/>
    <w:basedOn w:val="458"/>
    <w:uiPriority w:val="59"/>
    <w:pPr>
      <w:spacing w:lineRule="auto" w:line="240" w:after="0"/>
    </w:pPr>
    <w:tblPr>
      <w:tblStyleRowBandSize w:val="1"/>
      <w:tblStyleColBandSize w:val="1"/>
      <w:tblBorders>
        <w:left w:val="single" w:color="F4B58A" w:sz="4" w:space="0" w:themeColor="accent2" w:themeTint="90"/>
        <w:top w:val="single" w:color="F4B58A" w:sz="4" w:space="0" w:themeColor="accent2" w:themeTint="90"/>
        <w:right w:val="single" w:color="F4B58A" w:sz="4" w:space="0" w:themeColor="accent2" w:themeTint="90"/>
        <w:bottom w:val="single" w:color="F4B58A" w:sz="4" w:space="0" w:themeColor="accent2" w:themeTint="90"/>
        <w:insideV w:val="single" w:color="F4B58A" w:sz="4" w:space="0" w:themeColor="accent2" w:themeTint="90"/>
        <w:insideH w:val="single" w:color="F4B58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4B184" w:color="F4B184" w:themeFill="accent2" w:themeFillTint="97"/>
        <w:tcBorders>
          <w:left w:val="single" w:color="F4B184" w:sz="4" w:space="0" w:themeColor="accent2" w:themeTint="97"/>
          <w:top w:val="single" w:color="F4B184" w:sz="4" w:space="0" w:themeColor="accent2" w:themeTint="97"/>
          <w:right w:val="single" w:color="F4B184" w:sz="4" w:space="0" w:themeColor="accent2" w:themeTint="97"/>
          <w:bottom w:val="single" w:color="F4B184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sz="4" w:space="0" w:themeColor="accent2" w:themeTint="97"/>
        </w:tcBorders>
      </w:tcPr>
    </w:tblStylePr>
  </w:style>
  <w:style w:type="table" w:styleId="508">
    <w:name w:val="Grid Table 4 Accent 3"/>
    <w:basedOn w:val="458"/>
    <w:uiPriority w:val="59"/>
    <w:pPr>
      <w:spacing w:lineRule="auto" w:line="240" w:after="0"/>
    </w:pPr>
    <w:tblPr>
      <w:tblStyleRowBandSize w:val="1"/>
      <w:tblStyleColBandSize w:val="1"/>
      <w:tblBorders>
        <w:left w:val="single" w:color="CCCCCC" w:sz="4" w:space="0" w:themeColor="accent3" w:themeTint="90"/>
        <w:top w:val="single" w:color="CCCCCC" w:sz="4" w:space="0" w:themeColor="accent3" w:themeTint="90"/>
        <w:right w:val="single" w:color="CCCCCC" w:sz="4" w:space="0" w:themeColor="accent3" w:themeTint="90"/>
        <w:bottom w:val="single" w:color="CCCCCC" w:sz="4" w:space="0" w:themeColor="accent3" w:themeTint="90"/>
        <w:insideV w:val="single" w:color="CCCCCC" w:sz="4" w:space="0" w:themeColor="accent3" w:themeTint="90"/>
        <w:insideH w:val="single" w:color="CCCCCC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A5A5A5" w:color="A5A5A5" w:themeFill="accent3" w:themeFillTint="FE"/>
        <w:tcBorders>
          <w:left w:val="single" w:color="A5A5A5" w:sz="4" w:space="0" w:themeColor="accent3" w:themeTint="FE"/>
          <w:top w:val="single" w:color="A5A5A5" w:sz="4" w:space="0" w:themeColor="accent3" w:themeTint="FE"/>
          <w:right w:val="single" w:color="A5A5A5" w:sz="4" w:space="0" w:themeColor="accent3" w:themeTint="FE"/>
          <w:bottom w:val="single" w:color="A5A5A5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sz="4" w:space="0" w:themeColor="accent3" w:themeTint="FE"/>
        </w:tcBorders>
      </w:tcPr>
    </w:tblStylePr>
  </w:style>
  <w:style w:type="table" w:styleId="509">
    <w:name w:val="Grid Table 4 Accent 4"/>
    <w:basedOn w:val="458"/>
    <w:uiPriority w:val="59"/>
    <w:pPr>
      <w:spacing w:lineRule="auto" w:line="240" w:after="0"/>
    </w:pPr>
    <w:tblPr>
      <w:tblStyleRowBandSize w:val="1"/>
      <w:tblStyleColBandSize w:val="1"/>
      <w:tblBorders>
        <w:left w:val="single" w:color="FFDB6F" w:sz="4" w:space="0" w:themeColor="accent4" w:themeTint="90"/>
        <w:top w:val="single" w:color="FFDB6F" w:sz="4" w:space="0" w:themeColor="accent4" w:themeTint="90"/>
        <w:right w:val="single" w:color="FFDB6F" w:sz="4" w:space="0" w:themeColor="accent4" w:themeTint="90"/>
        <w:bottom w:val="single" w:color="FFDB6F" w:sz="4" w:space="0" w:themeColor="accent4" w:themeTint="90"/>
        <w:insideV w:val="single" w:color="FFDB6F" w:sz="4" w:space="0" w:themeColor="accent4" w:themeTint="90"/>
        <w:insideH w:val="single" w:color="FFDB6F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D865" w:color="FFD865" w:themeFill="accent4" w:themeFillTint="9A"/>
        <w:tcBorders>
          <w:left w:val="single" w:color="FFD865" w:sz="4" w:space="0" w:themeColor="accent4" w:themeTint="9A"/>
          <w:top w:val="single" w:color="FFD865" w:sz="4" w:space="0" w:themeColor="accent4" w:themeTint="9A"/>
          <w:right w:val="single" w:color="FFD865" w:sz="4" w:space="0" w:themeColor="accent4" w:themeTint="9A"/>
          <w:bottom w:val="single" w:color="FFD865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sz="4" w:space="0" w:themeColor="accent4" w:themeTint="9A"/>
        </w:tcBorders>
      </w:tcPr>
    </w:tblStylePr>
  </w:style>
  <w:style w:type="table" w:styleId="510">
    <w:name w:val="Grid Table 4 Accent 5"/>
    <w:basedOn w:val="458"/>
    <w:uiPriority w:val="59"/>
    <w:pPr>
      <w:spacing w:lineRule="auto" w:line="240" w:after="0"/>
    </w:pPr>
    <w:tblPr>
      <w:tblStyleRowBandSize w:val="1"/>
      <w:tblStyleColBandSize w:val="1"/>
      <w:tblBorders>
        <w:left w:val="single" w:color="95AFDD" w:sz="4" w:space="0" w:themeColor="accent5" w:themeTint="90"/>
        <w:top w:val="single" w:color="95AFDD" w:sz="4" w:space="0" w:themeColor="accent5" w:themeTint="90"/>
        <w:right w:val="single" w:color="95AFDD" w:sz="4" w:space="0" w:themeColor="accent5" w:themeTint="90"/>
        <w:bottom w:val="single" w:color="95AFDD" w:sz="4" w:space="0" w:themeColor="accent5" w:themeTint="90"/>
        <w:insideV w:val="single" w:color="95AFDD" w:sz="4" w:space="0" w:themeColor="accent5" w:themeTint="90"/>
        <w:insideH w:val="single" w:color="95AFDD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4472C4" w:color="4472C4" w:themeFill="accent5"/>
        <w:tcBorders>
          <w:left w:val="single" w:color="4472C4" w:sz="4" w:space="0" w:themeColor="accent5"/>
          <w:top w:val="single" w:color="4472C4" w:sz="4" w:space="0" w:themeColor="accent5"/>
          <w:right w:val="single" w:color="4472C4" w:sz="4" w:space="0" w:themeColor="accent5"/>
          <w:bottom w:val="single" w:color="4472C4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sz="4" w:space="0" w:themeColor="accent5"/>
        </w:tcBorders>
      </w:tcPr>
    </w:tblStylePr>
  </w:style>
  <w:style w:type="table" w:styleId="511">
    <w:name w:val="Grid Table 4 Accent 6"/>
    <w:basedOn w:val="458"/>
    <w:uiPriority w:val="59"/>
    <w:pPr>
      <w:spacing w:lineRule="auto" w:line="240" w:after="0"/>
    </w:pPr>
    <w:tblPr>
      <w:tblStyleRowBandSize w:val="1"/>
      <w:tblStyleColBandSize w:val="1"/>
      <w:tblBorders>
        <w:left w:val="single" w:color="ADD394" w:sz="4" w:space="0" w:themeColor="accent6" w:themeTint="90"/>
        <w:top w:val="single" w:color="ADD394" w:sz="4" w:space="0" w:themeColor="accent6" w:themeTint="90"/>
        <w:right w:val="single" w:color="ADD394" w:sz="4" w:space="0" w:themeColor="accent6" w:themeTint="90"/>
        <w:bottom w:val="single" w:color="ADD394" w:sz="4" w:space="0" w:themeColor="accent6" w:themeTint="90"/>
        <w:insideV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70AD47" w:color="70AD47" w:themeFill="accent6"/>
        <w:tcBorders>
          <w:left w:val="single" w:color="70AD47" w:sz="4" w:space="0" w:themeColor="accent6"/>
          <w:top w:val="single" w:color="70AD47" w:sz="4" w:space="0" w:themeColor="accent6"/>
          <w:right w:val="single" w:color="70AD47" w:sz="4" w:space="0" w:themeColor="accent6"/>
          <w:bottom w:val="single" w:color="70AD47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sz="4" w:space="0" w:themeColor="accent6"/>
        </w:tcBorders>
      </w:tcPr>
    </w:tblStylePr>
  </w:style>
  <w:style w:type="table" w:styleId="512">
    <w:name w:val="Grid Table 5 Dark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BFBFBF" w:color="BFBFBF" w:themeFill="text1" w:themeFillTint="40"/>
    </w:tblPr>
    <w:tblStylePr w:type="band1Horz">
      <w:tcPr>
        <w:shd w:val="clear" w:fill="8A8A8A" w:color="8A8A8A" w:themeFill="text1" w:themeFillTint="75"/>
      </w:tcPr>
    </w:tblStylePr>
    <w:tblStylePr w:type="band1Vert">
      <w:tcPr>
        <w:shd w:val="clear" w:fill="8A8A8A" w:color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000000" w:color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000000" w:color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000000" w:color="000000" w:themeFill="text1"/>
        <w:tcBorders>
          <w:top w:val="single" w:color="FFFFFF" w:sz="4" w:space="0" w:themeColor="light1"/>
        </w:tcBorders>
      </w:tcPr>
    </w:tblStylePr>
  </w:style>
  <w:style w:type="table" w:styleId="513" w:customStyle="1">
    <w:name w:val="Grid Table 5 Dark-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DDEAF6" w:color="DDEAF6" w:themeFill="accent1" w:themeFillTint="34"/>
    </w:tblPr>
    <w:tblStylePr w:type="band1Horz">
      <w:tcPr>
        <w:shd w:val="clear" w:fill="B3D0EB" w:color="B3D0EB" w:themeFill="accent1" w:themeFillTint="75"/>
      </w:tcPr>
    </w:tblStylePr>
    <w:tblStylePr w:type="band1Vert">
      <w:tcPr>
        <w:shd w:val="clear" w:fill="B3D0EB" w:color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5B9BD5" w:color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5B9BD5" w:color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5B9BD5" w:color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5B9BD5" w:color="5B9BD5" w:themeFill="accent1"/>
        <w:tcBorders>
          <w:top w:val="single" w:color="FFFFFF" w:sz="4" w:space="0" w:themeColor="light1"/>
        </w:tcBorders>
      </w:tcPr>
    </w:tblStylePr>
  </w:style>
  <w:style w:type="table" w:styleId="514">
    <w:name w:val="Grid Table 5 Dark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FBE5D6" w:color="FBE5D6" w:themeFill="accent2" w:themeFillTint="32"/>
    </w:tblPr>
    <w:tblStylePr w:type="band1Horz">
      <w:tcPr>
        <w:shd w:val="clear" w:fill="F6C3A0" w:color="F6C3A0" w:themeFill="accent2" w:themeFillTint="75"/>
      </w:tcPr>
    </w:tblStylePr>
    <w:tblStylePr w:type="band1Vert">
      <w:tcPr>
        <w:shd w:val="clear" w:fill="F6C3A0" w:color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ED7D31" w:color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ED7D31" w:color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ED7D31" w:color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ED7D31" w:color="ED7D31" w:themeFill="accent2"/>
        <w:tcBorders>
          <w:top w:val="single" w:color="FFFFFF" w:sz="4" w:space="0" w:themeColor="light1"/>
        </w:tcBorders>
      </w:tcPr>
    </w:tblStylePr>
  </w:style>
  <w:style w:type="table" w:styleId="515">
    <w:name w:val="Grid Table 5 Dark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ECECEC" w:color="ECECEC" w:themeFill="accent3" w:themeFillTint="34"/>
    </w:tblPr>
    <w:tblStylePr w:type="band1Horz">
      <w:tcPr>
        <w:shd w:val="clear" w:fill="D5D5D5" w:color="D5D5D5" w:themeFill="accent3" w:themeFillTint="75"/>
      </w:tcPr>
    </w:tblStylePr>
    <w:tblStylePr w:type="band1Vert">
      <w:tcPr>
        <w:shd w:val="clear" w:fill="D5D5D5" w:color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A5A5A5" w:color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A5A5A5" w:color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A5A5A5" w:color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A5A5A5" w:color="A5A5A5" w:themeFill="accent3"/>
        <w:tcBorders>
          <w:top w:val="single" w:color="FFFFFF" w:sz="4" w:space="0" w:themeColor="light1"/>
        </w:tcBorders>
      </w:tcPr>
    </w:tblStylePr>
  </w:style>
  <w:style w:type="table" w:styleId="516" w:customStyle="1">
    <w:name w:val="Grid Table 5 Dark-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FFF2CB" w:color="FFF2CB" w:themeFill="accent4" w:themeFillTint="34"/>
    </w:tblPr>
    <w:tblStylePr w:type="band1Horz">
      <w:tcPr>
        <w:shd w:val="clear" w:fill="FFE28A" w:color="FFE28A" w:themeFill="accent4" w:themeFillTint="75"/>
      </w:tcPr>
    </w:tblStylePr>
    <w:tblStylePr w:type="band1Vert">
      <w:tcPr>
        <w:shd w:val="clear" w:fill="FFE28A" w:color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C000" w:color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C000" w:color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C000" w:color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C000" w:color="FFC000" w:themeFill="accent4"/>
        <w:tcBorders>
          <w:top w:val="single" w:color="FFFFFF" w:sz="4" w:space="0" w:themeColor="light1"/>
        </w:tcBorders>
      </w:tcPr>
    </w:tblStylePr>
  </w:style>
  <w:style w:type="table" w:styleId="517">
    <w:name w:val="Grid Table 5 Dark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D8E2F3" w:color="D8E2F3" w:themeFill="accent5" w:themeFillTint="34"/>
    </w:tblPr>
    <w:tblStylePr w:type="band1Horz">
      <w:tcPr>
        <w:shd w:val="clear" w:fill="A9BEE4" w:color="A9BEE4" w:themeFill="accent5" w:themeFillTint="75"/>
      </w:tcPr>
    </w:tblStylePr>
    <w:tblStylePr w:type="band1Vert">
      <w:tcPr>
        <w:shd w:val="clear" w:fill="A9BEE4" w:color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4472C4" w:color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4472C4" w:color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4472C4" w:color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4472C4" w:color="4472C4" w:themeFill="accent5"/>
        <w:tcBorders>
          <w:top w:val="single" w:color="FFFFFF" w:sz="4" w:space="0" w:themeColor="light1"/>
        </w:tcBorders>
      </w:tcPr>
    </w:tblStylePr>
  </w:style>
  <w:style w:type="table" w:styleId="518">
    <w:name w:val="Grid Table 5 Dark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fill="E1EFD8" w:color="E1EFD8" w:themeFill="accent6" w:themeFillTint="34"/>
    </w:tblPr>
    <w:tblStylePr w:type="band1Horz">
      <w:tcPr>
        <w:shd w:val="clear" w:fill="BCDBA8" w:color="BCDBA8" w:themeFill="accent6" w:themeFillTint="75"/>
      </w:tcPr>
    </w:tblStylePr>
    <w:tblStylePr w:type="band1Vert">
      <w:tcPr>
        <w:shd w:val="clear" w:fill="BCDBA8" w:color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70AD47" w:color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70AD47" w:color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70AD47" w:color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70AD47" w:color="70AD47" w:themeFill="accent6"/>
        <w:tcBorders>
          <w:top w:val="single" w:color="FFFFFF" w:sz="4" w:space="0" w:themeColor="light1"/>
        </w:tcBorders>
      </w:tcPr>
    </w:tblStylePr>
  </w:style>
  <w:style w:type="table" w:styleId="519">
    <w:name w:val="Grid Table 6 Colorful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fill="CBCBCB" w:color="CBCBCB" w:themeFill="text1" w:themeFillTint="34"/>
      </w:tcPr>
    </w:tblStylePr>
    <w:tblStylePr w:type="band1Vert">
      <w:tcPr>
        <w:shd w:val="clear" w:fill="CBCBCB" w:color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520">
    <w:name w:val="Grid Table 6 Colorful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ACCCEA" w:sz="4" w:space="0" w:themeColor="accent1" w:themeTint="80"/>
        <w:top w:val="single" w:color="ACCCEA" w:sz="4" w:space="0" w:themeColor="accent1" w:themeTint="80"/>
        <w:right w:val="single" w:color="ACCCEA" w:sz="4" w:space="0" w:themeColor="accent1" w:themeTint="80"/>
        <w:bottom w:val="single" w:color="ACCCEA" w:sz="4" w:space="0" w:themeColor="accent1" w:themeTint="80"/>
        <w:insideV w:val="single" w:color="ACCCEA" w:sz="4" w:space="0" w:themeColor="accent1" w:themeTint="80"/>
        <w:insideH w:val="single" w:color="ACCCEA" w:sz="4" w:space="0" w:themeColor="accent1" w:themeTint="8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fill="DDEAF6" w:color="DDEAF6" w:themeFill="accent1" w:themeFillTint="34"/>
      </w:tcPr>
    </w:tblStylePr>
    <w:tblStylePr w:type="band1Vert">
      <w:tcPr>
        <w:shd w:val="clear" w:fill="DDEAF6" w:color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sz="12" w:space="0" w:themeColor="accent1" w:themeTint="8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521">
    <w:name w:val="Grid Table 6 Colorful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4B184" w:sz="4" w:space="0" w:themeColor="accent2" w:themeTint="97"/>
        <w:top w:val="single" w:color="F4B184" w:sz="4" w:space="0" w:themeColor="accent2" w:themeTint="97"/>
        <w:right w:val="single" w:color="F4B184" w:sz="4" w:space="0" w:themeColor="accent2" w:themeTint="97"/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BE5D6" w:color="FBE5D6" w:themeFill="accent2" w:themeFillTint="32"/>
      </w:tcPr>
    </w:tblStylePr>
    <w:tblStylePr w:type="band1Vert">
      <w:tcPr>
        <w:shd w:val="clear" w:fill="FBE5D6" w:color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sz="12" w:space="0" w:themeColor="accent2" w:themeTint="97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522">
    <w:name w:val="Grid Table 6 Colorful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A5A5A5" w:sz="4" w:space="0" w:themeColor="accent3" w:themeTint="FE"/>
        <w:top w:val="single" w:color="A5A5A5" w:sz="4" w:space="0" w:themeColor="accent3" w:themeTint="FE"/>
        <w:right w:val="single" w:color="A5A5A5" w:sz="4" w:space="0" w:themeColor="accent3" w:themeTint="FE"/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fill="ECECEC" w:color="ECECEC" w:themeFill="accent3" w:themeFillTint="34"/>
      </w:tcPr>
    </w:tblStylePr>
    <w:tblStylePr w:type="band1Vert">
      <w:tcPr>
        <w:shd w:val="clear" w:fill="ECECEC" w:color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sz="12" w:space="0" w:themeColor="accent3" w:themeTint="FE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523">
    <w:name w:val="Grid Table 6 Colorful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D865" w:sz="4" w:space="0" w:themeColor="accent4" w:themeTint="9A"/>
        <w:top w:val="single" w:color="FFD865" w:sz="4" w:space="0" w:themeColor="accent4" w:themeTint="9A"/>
        <w:right w:val="single" w:color="FFD865" w:sz="4" w:space="0" w:themeColor="accent4" w:themeTint="9A"/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F2CB" w:color="FFF2CB" w:themeFill="accent4" w:themeFillTint="34"/>
      </w:tcPr>
    </w:tblStylePr>
    <w:tblStylePr w:type="band1Vert">
      <w:tcPr>
        <w:shd w:val="clear" w:fill="FFF2CB" w:color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sz="12" w:space="0" w:themeColor="accent4" w:themeTint="9A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524">
    <w:name w:val="Grid Table 6 Colorful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4472C4" w:sz="4" w:space="0" w:themeColor="accent5"/>
        <w:top w:val="single" w:color="4472C4" w:sz="4" w:space="0" w:themeColor="accent5"/>
        <w:right w:val="single" w:color="4472C4" w:sz="4" w:space="0" w:themeColor="accent5"/>
        <w:bottom w:val="single" w:color="4472C4" w:sz="4" w:space="0" w:themeColor="accent5"/>
        <w:insideV w:val="single" w:color="4472C4" w:sz="4" w:space="0" w:themeColor="accent5"/>
        <w:insideH w:val="single" w:color="4472C4" w:sz="4" w:space="0" w:themeColor="accent5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fill="D8E2F3" w:color="D8E2F3" w:themeFill="accent5" w:themeFillTint="34"/>
      </w:tcPr>
    </w:tblStylePr>
    <w:tblStylePr w:type="band1Vert">
      <w:tcPr>
        <w:shd w:val="clear" w:fill="D8E2F3" w:color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sz="12" w:space="0" w:themeColor="accent5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525">
    <w:name w:val="Grid Table 6 Colorful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70AD47" w:sz="4" w:space="0" w:themeColor="accent6"/>
        <w:top w:val="single" w:color="70AD47" w:sz="4" w:space="0" w:themeColor="accent6"/>
        <w:right w:val="single" w:color="70AD47" w:sz="4" w:space="0" w:themeColor="accent6"/>
        <w:bottom w:val="single" w:color="70AD47" w:sz="4" w:space="0" w:themeColor="accent6"/>
        <w:insideV w:val="single" w:color="70AD47" w:sz="4" w:space="0" w:themeColor="accent6"/>
        <w:insideH w:val="single" w:color="70AD47" w:sz="4" w:space="0" w:themeColor="accent6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fill="E1EFD8" w:color="E1EFD8" w:themeFill="accent6" w:themeFillTint="34"/>
      </w:tcPr>
    </w:tblStylePr>
    <w:tblStylePr w:type="band1Vert">
      <w:tcPr>
        <w:shd w:val="clear" w:fill="E1EFD8" w:color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sz="12" w:space="0" w:themeColor="accent6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526">
    <w:name w:val="Grid Table 7 Colorful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fill="F2F2F2" w:color="F2F2F2" w:themeFill="text1" w:themeFillTint="0D"/>
      </w:tcPr>
    </w:tblStylePr>
    <w:tblStylePr w:type="band1Vert">
      <w:tcPr>
        <w:shd w:val="clear" w:fill="F2F2F2" w:color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527">
    <w:name w:val="Grid Table 7 Colorful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ACCCEA" w:sz="4" w:space="0" w:themeColor="accent1" w:themeTint="80"/>
        <w:bottom w:val="single" w:color="ACCCEA" w:sz="4" w:space="0" w:themeColor="accent1" w:themeTint="80"/>
        <w:insideV w:val="single" w:color="ACCCEA" w:sz="4" w:space="0" w:themeColor="accent1" w:themeTint="80"/>
        <w:insideH w:val="single" w:color="ACCCEA" w:sz="4" w:space="0" w:themeColor="accent1" w:themeTint="8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fill="DDEAF6" w:color="DDEAF6" w:themeFill="accent1" w:themeFillTint="34"/>
      </w:tcPr>
    </w:tblStylePr>
    <w:tblStylePr w:type="band1Vert">
      <w:tcPr>
        <w:shd w:val="clear" w:fill="DDEAF6" w:color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ACCCEA" w:sz="4" w:space="0" w:themeColor="accen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CCCEA" w:sz="4" w:space="0" w:themeColor="accent1" w:themeTint="8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fill="FFFFFF" w:color="FFFFFF"/>
        <w:tcBorders>
          <w:left w:val="single" w:color="ACCCEA" w:sz="4" w:space="0" w:themeColor="accen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ACCCEA" w:sz="4" w:space="0" w:themeColor="accent1" w:themeTint="80"/>
          <w:right w:val="none" w:sz="0" w:space="0" w:color="auto"/>
          <w:bottom w:val="none" w:sz="0" w:space="0" w:color="auto"/>
        </w:tcBorders>
      </w:tcPr>
    </w:tblStylePr>
  </w:style>
  <w:style w:type="table" w:styleId="528">
    <w:name w:val="Grid Table 7 Colorful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F4B184" w:sz="4" w:space="0" w:themeColor="accent2" w:themeTint="97"/>
        <w:bottom w:val="single" w:color="F4B184" w:sz="4" w:space="0" w:themeColor="accent2" w:themeTint="97"/>
        <w:insideV w:val="single" w:color="F4B184" w:sz="4" w:space="0" w:themeColor="accent2" w:themeTint="97"/>
        <w:insideH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BE5D6" w:color="FBE5D6" w:themeFill="accent2" w:themeFillTint="32"/>
      </w:tcPr>
    </w:tblStylePr>
    <w:tblStylePr w:type="band1Vert">
      <w:tcPr>
        <w:shd w:val="clear" w:fill="FBE5D6" w:color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F4B184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4B184" w:sz="4" w:space="0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FFFFFF"/>
        <w:tcBorders>
          <w:left w:val="single" w:color="F4B184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F4B184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529">
    <w:name w:val="Grid Table 7 Colorful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A5A5A5" w:sz="4" w:space="0" w:themeColor="accent3" w:themeTint="FE"/>
        <w:bottom w:val="single" w:color="A5A5A5" w:sz="4" w:space="0" w:themeColor="accent3" w:themeTint="FE"/>
        <w:insideV w:val="single" w:color="A5A5A5" w:sz="4" w:space="0" w:themeColor="accent3" w:themeTint="FE"/>
        <w:insideH w:val="single" w:color="A5A5A5" w:sz="4" w:space="0" w:themeColor="accent3" w:themeTint="FE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fill="ECECEC" w:color="ECECEC" w:themeFill="accent3" w:themeFillTint="34"/>
      </w:tcPr>
    </w:tblStylePr>
    <w:tblStylePr w:type="band1Vert">
      <w:tcPr>
        <w:shd w:val="clear" w:fill="ECECEC" w:color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A5A5A5" w:sz="4" w:space="0" w:themeColor="accent3" w:themeTint="FE"/>
          <w:bottom w:val="none" w:sz="0" w:space="0" w:color="auto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5A5A5" w:sz="4" w:space="0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fill="FFFFFF" w:color="FFFFFF"/>
        <w:tcBorders>
          <w:left w:val="single" w:color="A5A5A5" w:sz="4" w:space="0" w:themeColor="accent3" w:themeTint="FE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A5A5A5" w:sz="4" w:space="0" w:themeColor="accent3" w:themeTint="FE"/>
          <w:right w:val="none" w:sz="0" w:space="0" w:color="auto"/>
          <w:bottom w:val="none" w:sz="0" w:space="0" w:color="auto"/>
        </w:tcBorders>
      </w:tcPr>
    </w:tblStylePr>
  </w:style>
  <w:style w:type="table" w:styleId="530">
    <w:name w:val="Grid Table 7 Colorful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FFD865" w:sz="4" w:space="0" w:themeColor="accent4" w:themeTint="9A"/>
        <w:bottom w:val="single" w:color="FFD865" w:sz="4" w:space="0" w:themeColor="accent4" w:themeTint="9A"/>
        <w:insideV w:val="single" w:color="FFD865" w:sz="4" w:space="0" w:themeColor="accent4" w:themeTint="9A"/>
        <w:insideH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F2CB" w:color="FFF2CB" w:themeFill="accent4" w:themeFillTint="34"/>
      </w:tcPr>
    </w:tblStylePr>
    <w:tblStylePr w:type="band1Vert">
      <w:tcPr>
        <w:shd w:val="clear" w:fill="FFF2CB" w:color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FFD865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FD865" w:sz="4" w:space="0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FFFFFF"/>
        <w:tcBorders>
          <w:left w:val="single" w:color="FFD865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FFD865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531">
    <w:name w:val="Grid Table 7 Colorful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95AFDD" w:sz="4" w:space="0" w:themeColor="accent5" w:themeTint="90"/>
        <w:bottom w:val="single" w:color="95AFDD" w:sz="4" w:space="0" w:themeColor="accent5" w:themeTint="90"/>
        <w:insideV w:val="single" w:color="95AFDD" w:sz="4" w:space="0" w:themeColor="accent5" w:themeTint="90"/>
        <w:insideH w:val="single" w:color="95AFDD" w:sz="4" w:space="0" w:themeColor="accent5" w:themeTint="9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fill="D8E2F3" w:color="D8E2F3" w:themeFill="accent5" w:themeFillTint="34"/>
      </w:tcPr>
    </w:tblStylePr>
    <w:tblStylePr w:type="band1Vert">
      <w:tcPr>
        <w:shd w:val="clear" w:fill="D8E2F3" w:color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95AFDD" w:sz="4" w:space="0" w:themeColor="accent5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5AFDD" w:sz="4" w:space="0" w:themeColor="accent5" w:themeTint="9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fill="FFFFFF" w:color="FFFFFF"/>
        <w:tcBorders>
          <w:left w:val="single" w:color="95AFDD" w:sz="4" w:space="0" w:themeColor="accent5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95AFDD" w:sz="4" w:space="0" w:themeColor="accent5" w:themeTint="90"/>
          <w:right w:val="none" w:sz="0" w:space="0" w:color="auto"/>
          <w:bottom w:val="none" w:sz="0" w:space="0" w:color="auto"/>
        </w:tcBorders>
      </w:tcPr>
    </w:tblStylePr>
  </w:style>
  <w:style w:type="table" w:styleId="532">
    <w:name w:val="Grid Table 7 Colorful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ADD394" w:sz="4" w:space="0" w:themeColor="accent6" w:themeTint="90"/>
        <w:bottom w:val="single" w:color="ADD394" w:sz="4" w:space="0" w:themeColor="accent6" w:themeTint="90"/>
        <w:insideV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fill="E1EFD8" w:color="E1EFD8" w:themeFill="accent6" w:themeFillTint="34"/>
      </w:tcPr>
    </w:tblStylePr>
    <w:tblStylePr w:type="band1Vert">
      <w:tcPr>
        <w:shd w:val="clear" w:fill="E1EFD8" w:color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ADD394" w:sz="4" w:space="0" w:themeColor="accent6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DD394" w:sz="4" w:space="0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fill="FFFFFF" w:color="FFFFFF"/>
        <w:tcBorders>
          <w:left w:val="single" w:color="ADD394" w:sz="4" w:space="0" w:themeColor="accent6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ADD394" w:sz="4" w:space="0" w:themeColor="accent6" w:themeTint="90"/>
          <w:right w:val="none" w:sz="0" w:space="0" w:color="auto"/>
          <w:bottom w:val="none" w:sz="0" w:space="0" w:color="auto"/>
        </w:tcBorders>
      </w:tcPr>
    </w:tblStylePr>
  </w:style>
  <w:style w:type="table" w:styleId="533">
    <w:name w:val="List Table 1 Light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fill="BFBFBF" w:color="BFBFBF" w:themeFill="text1" w:themeFillTint="40"/>
      </w:tcPr>
    </w:tblStylePr>
    <w:tblStylePr w:type="band1Vert">
      <w:tcPr>
        <w:shd w:val="clear" w:fill="BFBFBF" w:color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34">
    <w:name w:val="List Table 1 Light Accent 1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fill="D5E5F4" w:color="D5E5F4" w:themeFill="accent1" w:themeFillTint="40"/>
      </w:tcPr>
    </w:tblStylePr>
    <w:tblStylePr w:type="band1Vert">
      <w:tcPr>
        <w:shd w:val="clear" w:fill="D5E5F4" w:color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B9BD5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5B9BD5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35">
    <w:name w:val="List Table 1 Light Accent 2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fill="FADECB" w:color="FADECB" w:themeFill="accent2" w:themeFillTint="40"/>
      </w:tcPr>
    </w:tblStylePr>
    <w:tblStylePr w:type="band1Vert">
      <w:tcPr>
        <w:shd w:val="clear" w:fill="FADECB" w:color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ED7D31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ED7D31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36">
    <w:name w:val="List Table 1 Light Accent 3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fill="E8E8E8" w:color="E8E8E8" w:themeFill="accent3" w:themeFillTint="40"/>
      </w:tcPr>
    </w:tblStylePr>
    <w:tblStylePr w:type="band1Vert">
      <w:tcPr>
        <w:shd w:val="clear" w:fill="E8E8E8" w:color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5A5A5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A5A5A5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37">
    <w:name w:val="List Table 1 Light Accent 4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fill="FFEFBF" w:color="FFEFBF" w:themeFill="accent4" w:themeFillTint="40"/>
      </w:tcPr>
    </w:tblStylePr>
    <w:tblStylePr w:type="band1Vert">
      <w:tcPr>
        <w:shd w:val="clear" w:fill="FFEFBF" w:color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C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FC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38">
    <w:name w:val="List Table 1 Light Accent 5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fill="CFDBF0" w:color="CFDBF0" w:themeFill="accent5" w:themeFillTint="40"/>
      </w:tcPr>
    </w:tblStylePr>
    <w:tblStylePr w:type="band1Vert">
      <w:tcPr>
        <w:shd w:val="clear" w:fill="CFDBF0" w:color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472C4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472C4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39">
    <w:name w:val="List Table 1 Light Accent 6"/>
    <w:basedOn w:val="458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fill="DAEBCF" w:color="DAEBCF" w:themeFill="accent6" w:themeFillTint="40"/>
      </w:tcPr>
    </w:tblStylePr>
    <w:tblStylePr w:type="band1Vert">
      <w:tcPr>
        <w:shd w:val="clear" w:fill="DAEBCF" w:color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0AD47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70AD47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40">
    <w:name w:val="List Table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BFBFBF" w:color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BFBFBF" w:color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541">
    <w:name w:val="List Table 2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A2C6E7" w:sz="4" w:space="0" w:themeColor="accent1" w:themeTint="90"/>
        <w:bottom w:val="single" w:color="A2C6E7" w:sz="4" w:space="0" w:themeColor="accent1" w:themeTint="90"/>
        <w:insideH w:val="single" w:color="A2C6E7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5E5F4" w:color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D5E5F4" w:color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2C6E7" w:sz="4" w:space="0" w:themeColor="accent1" w:themeTint="90"/>
          <w:right w:val="none" w:color="000000" w:sz="4" w:space="0"/>
          <w:bottom w:val="single" w:color="A2C6E7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2C6E7" w:sz="4" w:space="0" w:themeColor="accent1" w:themeTint="90"/>
          <w:right w:val="none" w:color="000000" w:sz="4" w:space="0"/>
          <w:bottom w:val="single" w:color="A2C6E7" w:sz="4" w:space="0" w:themeColor="accent1" w:themeTint="90"/>
        </w:tcBorders>
      </w:tcPr>
    </w:tblStylePr>
  </w:style>
  <w:style w:type="table" w:styleId="542">
    <w:name w:val="List Table 2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F4B58A" w:sz="4" w:space="0" w:themeColor="accent2" w:themeTint="90"/>
        <w:bottom w:val="single" w:color="F4B58A" w:sz="4" w:space="0" w:themeColor="accent2" w:themeTint="90"/>
        <w:insideH w:val="single" w:color="F4B58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ADECB" w:color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ADECB" w:color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4B58A" w:sz="4" w:space="0" w:themeColor="accent2" w:themeTint="90"/>
          <w:right w:val="none" w:color="000000" w:sz="4" w:space="0"/>
          <w:bottom w:val="single" w:color="F4B58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4B58A" w:sz="4" w:space="0" w:themeColor="accent2" w:themeTint="90"/>
          <w:right w:val="none" w:color="000000" w:sz="4" w:space="0"/>
          <w:bottom w:val="single" w:color="F4B58A" w:sz="4" w:space="0" w:themeColor="accent2" w:themeTint="90"/>
        </w:tcBorders>
      </w:tcPr>
    </w:tblStylePr>
  </w:style>
  <w:style w:type="table" w:styleId="543">
    <w:name w:val="List Table 2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CCCCCC" w:sz="4" w:space="0" w:themeColor="accent3" w:themeTint="90"/>
        <w:bottom w:val="single" w:color="CCCCCC" w:sz="4" w:space="0" w:themeColor="accent3" w:themeTint="90"/>
        <w:insideH w:val="single" w:color="CCCCCC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8E8E8" w:color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E8E8E8" w:color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CCCCC" w:sz="4" w:space="0" w:themeColor="accent3" w:themeTint="90"/>
          <w:right w:val="none" w:color="000000" w:sz="4" w:space="0"/>
          <w:bottom w:val="single" w:color="CCCCCC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CCCCC" w:sz="4" w:space="0" w:themeColor="accent3" w:themeTint="90"/>
          <w:right w:val="none" w:color="000000" w:sz="4" w:space="0"/>
          <w:bottom w:val="single" w:color="CCCCCC" w:sz="4" w:space="0" w:themeColor="accent3" w:themeTint="90"/>
        </w:tcBorders>
      </w:tcPr>
    </w:tblStylePr>
  </w:style>
  <w:style w:type="table" w:styleId="544">
    <w:name w:val="List Table 2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FFDB6F" w:sz="4" w:space="0" w:themeColor="accent4" w:themeTint="90"/>
        <w:bottom w:val="single" w:color="FFDB6F" w:sz="4" w:space="0" w:themeColor="accent4" w:themeTint="90"/>
        <w:insideH w:val="single" w:color="FFDB6F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EFBF" w:color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EFBF" w:color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FDB6F" w:sz="4" w:space="0" w:themeColor="accent4" w:themeTint="90"/>
          <w:right w:val="none" w:color="000000" w:sz="4" w:space="0"/>
          <w:bottom w:val="single" w:color="FFDB6F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FDB6F" w:sz="4" w:space="0" w:themeColor="accent4" w:themeTint="90"/>
          <w:right w:val="none" w:color="000000" w:sz="4" w:space="0"/>
          <w:bottom w:val="single" w:color="FFDB6F" w:sz="4" w:space="0" w:themeColor="accent4" w:themeTint="90"/>
        </w:tcBorders>
      </w:tcPr>
    </w:tblStylePr>
  </w:style>
  <w:style w:type="table" w:styleId="545">
    <w:name w:val="List Table 2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95AFDD" w:sz="4" w:space="0" w:themeColor="accent5" w:themeTint="90"/>
        <w:bottom w:val="single" w:color="95AFDD" w:sz="4" w:space="0" w:themeColor="accent5" w:themeTint="90"/>
        <w:insideH w:val="single" w:color="95AFDD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CFDBF0" w:color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CFDBF0" w:color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5AFDD" w:sz="4" w:space="0" w:themeColor="accent5" w:themeTint="90"/>
          <w:right w:val="none" w:color="000000" w:sz="4" w:space="0"/>
          <w:bottom w:val="single" w:color="95AFDD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5AFDD" w:sz="4" w:space="0" w:themeColor="accent5" w:themeTint="90"/>
          <w:right w:val="none" w:color="000000" w:sz="4" w:space="0"/>
          <w:bottom w:val="single" w:color="95AFDD" w:sz="4" w:space="0" w:themeColor="accent5" w:themeTint="90"/>
        </w:tcBorders>
      </w:tcPr>
    </w:tblStylePr>
  </w:style>
  <w:style w:type="table" w:styleId="546">
    <w:name w:val="List Table 2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ADD394" w:sz="4" w:space="0" w:themeColor="accent6" w:themeTint="90"/>
        <w:bottom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AEBCF" w:color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DAEBCF" w:color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DD394" w:sz="4" w:space="0" w:themeColor="accent6" w:themeTint="90"/>
          <w:right w:val="none" w:color="000000" w:sz="4" w:space="0"/>
          <w:bottom w:val="single" w:color="ADD394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ADD394" w:sz="4" w:space="0" w:themeColor="accent6" w:themeTint="90"/>
          <w:right w:val="none" w:color="000000" w:sz="4" w:space="0"/>
          <w:bottom w:val="single" w:color="ADD394" w:sz="4" w:space="0" w:themeColor="accent6" w:themeTint="90"/>
        </w:tcBorders>
      </w:tcPr>
    </w:tblStylePr>
  </w:style>
  <w:style w:type="table" w:styleId="547">
    <w:name w:val="List Table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8">
    <w:name w:val="List Table 3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5B9BD5" w:sz="4" w:space="0" w:themeColor="accent1"/>
        <w:top w:val="single" w:color="5B9BD5" w:sz="4" w:space="0" w:themeColor="accent1"/>
        <w:right w:val="single" w:color="5B9BD5" w:sz="4" w:space="0" w:themeColor="accent1"/>
        <w:bottom w:val="single" w:color="5B9BD5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sz="4" w:space="0" w:themeColor="accent1"/>
          <w:bottom w:val="single" w:color="5B9BD5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sz="4" w:space="0" w:themeColor="accent1"/>
          <w:right w:val="single" w:color="5B9BD5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5B9BD5" w:color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9">
    <w:name w:val="List Table 3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4B184" w:sz="4" w:space="0" w:themeColor="accent2" w:themeTint="97"/>
        <w:top w:val="single" w:color="F4B184" w:sz="4" w:space="0" w:themeColor="accent2" w:themeTint="97"/>
        <w:right w:val="single" w:color="F4B184" w:sz="4" w:space="0" w:themeColor="accent2" w:themeTint="97"/>
        <w:bottom w:val="single" w:color="F4B184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sz="4" w:space="0" w:themeColor="accent2" w:themeTint="97"/>
          <w:bottom w:val="single" w:color="F4B184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sz="4" w:space="0" w:themeColor="accent2" w:themeTint="97"/>
          <w:right w:val="single" w:color="F4B184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4B184" w:color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0">
    <w:name w:val="List Table 3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9C9C9" w:sz="4" w:space="0" w:themeColor="accent3" w:themeTint="98"/>
        <w:top w:val="single" w:color="C9C9C9" w:sz="4" w:space="0" w:themeColor="accent3" w:themeTint="98"/>
        <w:right w:val="single" w:color="C9C9C9" w:sz="4" w:space="0" w:themeColor="accent3" w:themeTint="98"/>
        <w:bottom w:val="single" w:color="C9C9C9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sz="4" w:space="0" w:themeColor="accent3" w:themeTint="98"/>
          <w:bottom w:val="single" w:color="C9C9C9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sz="4" w:space="0" w:themeColor="accent3" w:themeTint="98"/>
          <w:right w:val="single" w:color="C9C9C9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C9C9C9" w:color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1">
    <w:name w:val="List Table 3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D865" w:sz="4" w:space="0" w:themeColor="accent4" w:themeTint="9A"/>
        <w:top w:val="single" w:color="FFD865" w:sz="4" w:space="0" w:themeColor="accent4" w:themeTint="9A"/>
        <w:right w:val="single" w:color="FFD865" w:sz="4" w:space="0" w:themeColor="accent4" w:themeTint="9A"/>
        <w:bottom w:val="single" w:color="FFD865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sz="4" w:space="0" w:themeColor="accent4" w:themeTint="9A"/>
          <w:bottom w:val="single" w:color="FFD865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sz="4" w:space="0" w:themeColor="accent4" w:themeTint="9A"/>
          <w:right w:val="single" w:color="FFD865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D865" w:color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2">
    <w:name w:val="List Table 3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8DA9DB" w:sz="4" w:space="0" w:themeColor="accent5" w:themeTint="9A"/>
        <w:top w:val="single" w:color="8DA9DB" w:sz="4" w:space="0" w:themeColor="accent5" w:themeTint="9A"/>
        <w:right w:val="single" w:color="8DA9DB" w:sz="4" w:space="0" w:themeColor="accent5" w:themeTint="9A"/>
        <w:bottom w:val="single" w:color="8DA9DB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sz="4" w:space="0" w:themeColor="accent5" w:themeTint="9A"/>
          <w:bottom w:val="single" w:color="8DA9DB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sz="4" w:space="0" w:themeColor="accent5" w:themeTint="9A"/>
          <w:right w:val="single" w:color="8DA9DB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8DA9DB" w:color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3">
    <w:name w:val="List Table 3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A9D08E" w:sz="4" w:space="0" w:themeColor="accent6" w:themeTint="98"/>
        <w:top w:val="single" w:color="A9D08E" w:sz="4" w:space="0" w:themeColor="accent6" w:themeTint="98"/>
        <w:right w:val="single" w:color="A9D08E" w:sz="4" w:space="0" w:themeColor="accent6" w:themeTint="98"/>
        <w:bottom w:val="single" w:color="A9D08E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sz="4" w:space="0" w:themeColor="accent6" w:themeTint="98"/>
          <w:bottom w:val="single" w:color="A9D08E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sz="4" w:space="0" w:themeColor="accent6" w:themeTint="98"/>
          <w:right w:val="single" w:color="A9D08E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A9D08E" w:color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4">
    <w:name w:val="List Table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BFBFBF" w:color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BFBFBF" w:color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000000" w:color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5">
    <w:name w:val="List Table 4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A2C6E7" w:sz="4" w:space="0" w:themeColor="accent1" w:themeTint="90"/>
        <w:top w:val="single" w:color="A2C6E7" w:sz="4" w:space="0" w:themeColor="accent1" w:themeTint="90"/>
        <w:right w:val="single" w:color="A2C6E7" w:sz="4" w:space="0" w:themeColor="accent1" w:themeTint="90"/>
        <w:bottom w:val="single" w:color="A2C6E7" w:sz="4" w:space="0" w:themeColor="accent1" w:themeTint="90"/>
        <w:insideH w:val="single" w:color="A2C6E7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5E5F4" w:color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D5E5F4" w:color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5B9BD5" w:color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6">
    <w:name w:val="List Table 4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4B58A" w:sz="4" w:space="0" w:themeColor="accent2" w:themeTint="90"/>
        <w:top w:val="single" w:color="F4B58A" w:sz="4" w:space="0" w:themeColor="accent2" w:themeTint="90"/>
        <w:right w:val="single" w:color="F4B58A" w:sz="4" w:space="0" w:themeColor="accent2" w:themeTint="90"/>
        <w:bottom w:val="single" w:color="F4B58A" w:sz="4" w:space="0" w:themeColor="accent2" w:themeTint="90"/>
        <w:insideH w:val="single" w:color="F4B58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ADECB" w:color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ADECB" w:color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ED7D31" w:color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7">
    <w:name w:val="List Table 4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CCCCC" w:sz="4" w:space="0" w:themeColor="accent3" w:themeTint="90"/>
        <w:top w:val="single" w:color="CCCCCC" w:sz="4" w:space="0" w:themeColor="accent3" w:themeTint="90"/>
        <w:right w:val="single" w:color="CCCCCC" w:sz="4" w:space="0" w:themeColor="accent3" w:themeTint="90"/>
        <w:bottom w:val="single" w:color="CCCCCC" w:sz="4" w:space="0" w:themeColor="accent3" w:themeTint="90"/>
        <w:insideH w:val="single" w:color="CCCCCC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E8E8E8" w:color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E8E8E8" w:color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A5A5A5" w:color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8">
    <w:name w:val="List Table 4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DB6F" w:sz="4" w:space="0" w:themeColor="accent4" w:themeTint="90"/>
        <w:top w:val="single" w:color="FFDB6F" w:sz="4" w:space="0" w:themeColor="accent4" w:themeTint="90"/>
        <w:right w:val="single" w:color="FFDB6F" w:sz="4" w:space="0" w:themeColor="accent4" w:themeTint="90"/>
        <w:bottom w:val="single" w:color="FFDB6F" w:sz="4" w:space="0" w:themeColor="accent4" w:themeTint="90"/>
        <w:insideH w:val="single" w:color="FFDB6F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EFBF" w:color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EFBF" w:color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C000" w:color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9">
    <w:name w:val="List Table 4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5AFDD" w:sz="4" w:space="0" w:themeColor="accent5" w:themeTint="90"/>
        <w:top w:val="single" w:color="95AFDD" w:sz="4" w:space="0" w:themeColor="accent5" w:themeTint="90"/>
        <w:right w:val="single" w:color="95AFDD" w:sz="4" w:space="0" w:themeColor="accent5" w:themeTint="90"/>
        <w:bottom w:val="single" w:color="95AFDD" w:sz="4" w:space="0" w:themeColor="accent5" w:themeTint="90"/>
        <w:insideH w:val="single" w:color="95AFDD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CFDBF0" w:color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CFDBF0" w:color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4472C4" w:color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0">
    <w:name w:val="List Table 4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ADD394" w:sz="4" w:space="0" w:themeColor="accent6" w:themeTint="90"/>
        <w:top w:val="single" w:color="ADD394" w:sz="4" w:space="0" w:themeColor="accent6" w:themeTint="90"/>
        <w:right w:val="single" w:color="ADD394" w:sz="4" w:space="0" w:themeColor="accent6" w:themeTint="90"/>
        <w:bottom w:val="single" w:color="ADD394" w:sz="4" w:space="0" w:themeColor="accent6" w:themeTint="90"/>
        <w:insideH w:val="single" w:color="ADD394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DAEBCF" w:color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DAEBCF" w:color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70AD47" w:color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1">
    <w:name w:val="List Table 5 Dark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fill="7F7F7F" w:color="7F7F7F" w:themeFill="text1" w:themeFillTint="80"/>
    </w:tblPr>
    <w:tblStylePr w:type="band1Horz">
      <w:tcPr>
        <w:shd w:val="clear" w:fill="7F7F7F" w:color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7F7F7F" w:color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7F7F7F" w:color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7F7F7F" w:color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2">
    <w:name w:val="List Table 5 Dark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5B9BD5" w:sz="32" w:space="0" w:themeColor="accent1"/>
        <w:top w:val="single" w:color="5B9BD5" w:sz="32" w:space="0" w:themeColor="accent1"/>
        <w:right w:val="single" w:color="5B9BD5" w:sz="32" w:space="0" w:themeColor="accent1"/>
        <w:bottom w:val="single" w:color="5B9BD5" w:sz="32" w:space="0" w:themeColor="accent1"/>
      </w:tblBorders>
      <w:shd w:val="clear" w:fill="5B9BD5" w:color="5B9BD5" w:themeFill="accent1"/>
    </w:tblPr>
    <w:tblStylePr w:type="band1Horz">
      <w:tcPr>
        <w:shd w:val="clear" w:fill="5B9BD5" w:color="5B9BD5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5B9BD5" w:color="5B9BD5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5B9BD5" w:color="5B9BD5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5B9BD5" w:color="5B9BD5" w:themeFill="accent1"/>
        <w:tcBorders>
          <w:top w:val="single" w:color="5B9BD5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5B9BD5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3">
    <w:name w:val="List Table 5 Dark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4B184" w:sz="32" w:space="0" w:themeColor="accent2" w:themeTint="97"/>
        <w:top w:val="single" w:color="F4B184" w:sz="32" w:space="0" w:themeColor="accent2" w:themeTint="97"/>
        <w:right w:val="single" w:color="F4B184" w:sz="32" w:space="0" w:themeColor="accent2" w:themeTint="97"/>
        <w:bottom w:val="single" w:color="F4B184" w:sz="32" w:space="0" w:themeColor="accent2" w:themeTint="97"/>
      </w:tblBorders>
      <w:shd w:val="clear" w:fill="F4B184" w:color="F4B184" w:themeFill="accent2" w:themeFillTint="97"/>
    </w:tblPr>
    <w:tblStylePr w:type="band1Horz">
      <w:tcPr>
        <w:shd w:val="clear" w:fill="F4B184" w:color="F4B184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F4B184" w:color="F4B184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F4B184" w:color="F4B184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4B184" w:color="F4B184" w:themeFill="accent2" w:themeFillTint="97"/>
        <w:tcBorders>
          <w:top w:val="single" w:color="F4B184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4B184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4">
    <w:name w:val="List Table 5 Dark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9C9C9" w:sz="32" w:space="0" w:themeColor="accent3" w:themeTint="98"/>
        <w:top w:val="single" w:color="C9C9C9" w:sz="32" w:space="0" w:themeColor="accent3" w:themeTint="98"/>
        <w:right w:val="single" w:color="C9C9C9" w:sz="32" w:space="0" w:themeColor="accent3" w:themeTint="98"/>
        <w:bottom w:val="single" w:color="C9C9C9" w:sz="32" w:space="0" w:themeColor="accent3" w:themeTint="98"/>
      </w:tblBorders>
      <w:shd w:val="clear" w:fill="C9C9C9" w:color="C9C9C9" w:themeFill="accent3" w:themeFillTint="98"/>
    </w:tblPr>
    <w:tblStylePr w:type="band1Horz">
      <w:tcPr>
        <w:shd w:val="clear" w:fill="C9C9C9" w:color="C9C9C9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C9C9C9" w:color="C9C9C9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C9C9C9" w:color="C9C9C9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C9C9C9" w:color="C9C9C9" w:themeFill="accent3" w:themeFillTint="98"/>
        <w:tcBorders>
          <w:top w:val="single" w:color="C9C9C9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9C9C9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5">
    <w:name w:val="List Table 5 Dark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D865" w:sz="32" w:space="0" w:themeColor="accent4" w:themeTint="9A"/>
        <w:top w:val="single" w:color="FFD865" w:sz="32" w:space="0" w:themeColor="accent4" w:themeTint="9A"/>
        <w:right w:val="single" w:color="FFD865" w:sz="32" w:space="0" w:themeColor="accent4" w:themeTint="9A"/>
        <w:bottom w:val="single" w:color="FFD865" w:sz="32" w:space="0" w:themeColor="accent4" w:themeTint="9A"/>
      </w:tblBorders>
      <w:shd w:val="clear" w:fill="FFD865" w:color="FFD865" w:themeFill="accent4" w:themeFillTint="9A"/>
    </w:tblPr>
    <w:tblStylePr w:type="band1Horz">
      <w:tcPr>
        <w:shd w:val="clear" w:fill="FFD865" w:color="FFD865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FFD865" w:color="FFD865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FFD865" w:color="FFD865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D865" w:color="FFD865" w:themeFill="accent4" w:themeFillTint="9A"/>
        <w:tcBorders>
          <w:top w:val="single" w:color="FFD865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FD865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6">
    <w:name w:val="List Table 5 Dark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8DA9DB" w:sz="32" w:space="0" w:themeColor="accent5" w:themeTint="9A"/>
        <w:top w:val="single" w:color="8DA9DB" w:sz="32" w:space="0" w:themeColor="accent5" w:themeTint="9A"/>
        <w:right w:val="single" w:color="8DA9DB" w:sz="32" w:space="0" w:themeColor="accent5" w:themeTint="9A"/>
        <w:bottom w:val="single" w:color="8DA9DB" w:sz="32" w:space="0" w:themeColor="accent5" w:themeTint="9A"/>
      </w:tblBorders>
      <w:shd w:val="clear" w:fill="8DA9DB" w:color="8DA9DB" w:themeFill="accent5" w:themeFillTint="9A"/>
    </w:tblPr>
    <w:tblStylePr w:type="band1Horz">
      <w:tcPr>
        <w:shd w:val="clear" w:fill="8DA9DB" w:color="8DA9DB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8DA9DB" w:color="8DA9DB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8DA9DB" w:color="8DA9DB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8DA9DB" w:color="8DA9DB" w:themeFill="accent5" w:themeFillTint="9A"/>
        <w:tcBorders>
          <w:top w:val="single" w:color="8DA9DB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8DA9DB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7">
    <w:name w:val="List Table 5 Dark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A9D08E" w:sz="32" w:space="0" w:themeColor="accent6" w:themeTint="98"/>
        <w:top w:val="single" w:color="A9D08E" w:sz="32" w:space="0" w:themeColor="accent6" w:themeTint="98"/>
        <w:right w:val="single" w:color="A9D08E" w:sz="32" w:space="0" w:themeColor="accent6" w:themeTint="98"/>
        <w:bottom w:val="single" w:color="A9D08E" w:sz="32" w:space="0" w:themeColor="accent6" w:themeTint="98"/>
      </w:tblBorders>
      <w:shd w:val="clear" w:fill="A9D08E" w:color="A9D08E" w:themeFill="accent6" w:themeFillTint="98"/>
    </w:tblPr>
    <w:tblStylePr w:type="band1Horz">
      <w:tcPr>
        <w:shd w:val="clear" w:fill="A9D08E" w:color="A9D08E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fill="A9D08E" w:color="A9D08E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fill="A9D08E" w:color="A9D08E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A9D08E" w:color="A9D08E" w:themeFill="accent6" w:themeFillTint="98"/>
        <w:tcBorders>
          <w:top w:val="single" w:color="A9D08E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A9D08E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8">
    <w:name w:val="List Table 6 Colorful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fill="BFBFBF" w:color="BFBFBF" w:themeFill="text1" w:themeFillTint="40"/>
      </w:tcPr>
    </w:tblStylePr>
    <w:tblStylePr w:type="band1Vert">
      <w:tcPr>
        <w:shd w:val="clear" w:fill="BFBFBF" w:color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69">
    <w:name w:val="List Table 6 Colorful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5B9BD5" w:sz="4" w:space="0" w:themeColor="accent1"/>
        <w:bottom w:val="single" w:color="5B9BD5" w:sz="4" w:space="0" w:themeColor="accent1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fill="D5E5F4" w:color="D5E5F4" w:themeFill="accent1" w:themeFillTint="40"/>
      </w:tcPr>
    </w:tblStylePr>
    <w:tblStylePr w:type="band1Vert">
      <w:tcPr>
        <w:shd w:val="clear" w:fill="D5E5F4" w:color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sz="4" w:space="0" w:themeColor="accent1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sz="4" w:space="0" w:themeColor="accent1"/>
        </w:tcBorders>
      </w:tcPr>
    </w:tblStylePr>
  </w:style>
  <w:style w:type="table" w:styleId="570">
    <w:name w:val="List Table 6 Colorful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F4B184" w:sz="4" w:space="0" w:themeColor="accent2" w:themeTint="97"/>
        <w:bottom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ADECB" w:color="FADECB" w:themeFill="accent2" w:themeFillTint="40"/>
      </w:tcPr>
    </w:tblStylePr>
    <w:tblStylePr w:type="band1Vert">
      <w:tcPr>
        <w:shd w:val="clear" w:fill="FADECB" w:color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sz="4" w:space="0" w:themeColor="accent2" w:themeTint="97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sz="4" w:space="0" w:themeColor="accent2" w:themeTint="97"/>
        </w:tcBorders>
      </w:tcPr>
    </w:tblStylePr>
  </w:style>
  <w:style w:type="table" w:styleId="571">
    <w:name w:val="List Table 6 Colorful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C9C9C9" w:sz="4" w:space="0" w:themeColor="accent3" w:themeTint="98"/>
        <w:bottom w:val="single" w:color="C9C9C9" w:sz="4" w:space="0" w:themeColor="accent3" w:themeTint="98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fill="E8E8E8" w:color="E8E8E8" w:themeFill="accent3" w:themeFillTint="40"/>
      </w:tcPr>
    </w:tblStylePr>
    <w:tblStylePr w:type="band1Vert">
      <w:tcPr>
        <w:shd w:val="clear" w:fill="E8E8E8" w:color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sz="4" w:space="0" w:themeColor="accent3" w:themeTint="98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sz="4" w:space="0" w:themeColor="accent3" w:themeTint="98"/>
        </w:tcBorders>
      </w:tcPr>
    </w:tblStylePr>
  </w:style>
  <w:style w:type="table" w:styleId="572">
    <w:name w:val="List Table 6 Colorful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FFD865" w:sz="4" w:space="0" w:themeColor="accent4" w:themeTint="9A"/>
        <w:bottom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EFBF" w:color="FFEFBF" w:themeFill="accent4" w:themeFillTint="40"/>
      </w:tcPr>
    </w:tblStylePr>
    <w:tblStylePr w:type="band1Vert">
      <w:tcPr>
        <w:shd w:val="clear" w:fill="FFEFBF" w:color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sz="4" w:space="0" w:themeColor="accent4" w:themeTint="9A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sz="4" w:space="0" w:themeColor="accent4" w:themeTint="9A"/>
        </w:tcBorders>
      </w:tcPr>
    </w:tblStylePr>
  </w:style>
  <w:style w:type="table" w:styleId="573">
    <w:name w:val="List Table 6 Colorful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8DA9DB" w:sz="4" w:space="0" w:themeColor="accent5" w:themeTint="9A"/>
        <w:bottom w:val="single" w:color="8DA9DB" w:sz="4" w:space="0" w:themeColor="accent5" w:themeTint="9A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fill="CFDBF0" w:color="CFDBF0" w:themeFill="accent5" w:themeFillTint="40"/>
      </w:tcPr>
    </w:tblStylePr>
    <w:tblStylePr w:type="band1Vert">
      <w:tcPr>
        <w:shd w:val="clear" w:fill="CFDBF0" w:color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sz="4" w:space="0" w:themeColor="accent5" w:themeTint="9A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sz="4" w:space="0" w:themeColor="accent5" w:themeTint="9A"/>
        </w:tcBorders>
      </w:tcPr>
    </w:tblStylePr>
  </w:style>
  <w:style w:type="table" w:styleId="574">
    <w:name w:val="List Table 6 Colorful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top w:val="single" w:color="A9D08E" w:sz="4" w:space="0" w:themeColor="accent6" w:themeTint="98"/>
        <w:bottom w:val="single" w:color="A9D08E" w:sz="4" w:space="0" w:themeColor="accent6" w:themeTint="98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fill="DAEBCF" w:color="DAEBCF" w:themeFill="accent6" w:themeFillTint="40"/>
      </w:tcPr>
    </w:tblStylePr>
    <w:tblStylePr w:type="band1Vert">
      <w:tcPr>
        <w:shd w:val="clear" w:fill="DAEBCF" w:color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sz="4" w:space="0" w:themeColor="accent6" w:themeTint="98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sz="4" w:space="0" w:themeColor="accent6" w:themeTint="98"/>
        </w:tcBorders>
      </w:tcPr>
    </w:tblStylePr>
  </w:style>
  <w:style w:type="table" w:styleId="575">
    <w:name w:val="List Table 7 Colorful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fill="BFBFBF" w:color="BFBFBF" w:themeFill="text1" w:themeFillTint="40"/>
      </w:tcPr>
    </w:tblStylePr>
    <w:tblStylePr w:type="band1Vert">
      <w:tcPr>
        <w:shd w:val="clear" w:fill="BFBFBF" w:color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576">
    <w:name w:val="List Table 7 Colorful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5B9BD5" w:sz="4" w:space="0" w:themeColor="accent1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fill="D5E5F4" w:color="D5E5F4" w:themeFill="accent1" w:themeFillTint="40"/>
      </w:tcPr>
    </w:tblStylePr>
    <w:tblStylePr w:type="band1Vert">
      <w:tcPr>
        <w:shd w:val="clear" w:fill="D5E5F4" w:color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5B9BD5" w:sz="4" w:space="0" w:themeColor="accent1"/>
          <w:bottom w:val="none" w:sz="0" w:space="0" w:color="auto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5B9BD5" w:sz="4" w:space="0" w:themeColor="accent1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fill="FFFFFF" w:color="FFFFFF"/>
        <w:tcBorders>
          <w:left w:val="single" w:color="5B9BD5" w:sz="4" w:space="0" w:themeColor="accen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5B9BD5" w:sz="4" w:space="0" w:themeColor="accent1"/>
          <w:right w:val="none" w:sz="0" w:space="0" w:color="auto"/>
          <w:bottom w:val="none" w:sz="0" w:space="0" w:color="auto"/>
        </w:tcBorders>
      </w:tcPr>
    </w:tblStylePr>
  </w:style>
  <w:style w:type="table" w:styleId="577">
    <w:name w:val="List Table 7 Colorful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F4B184" w:sz="4" w:space="0" w:themeColor="accent2" w:themeTint="97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fill="FADECB" w:color="FADECB" w:themeFill="accent2" w:themeFillTint="40"/>
      </w:tcPr>
    </w:tblStylePr>
    <w:tblStylePr w:type="band1Vert">
      <w:tcPr>
        <w:shd w:val="clear" w:fill="FADECB" w:color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F4B184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4B184" w:sz="4" w:space="0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FFFFFF"/>
        <w:tcBorders>
          <w:left w:val="single" w:color="F4B184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F4B184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578">
    <w:name w:val="List Table 7 Colorful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C9C9C9" w:sz="4" w:space="0" w:themeColor="accent3" w:themeTint="98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fill="E8E8E8" w:color="E8E8E8" w:themeFill="accent3" w:themeFillTint="40"/>
      </w:tcPr>
    </w:tblStylePr>
    <w:tblStylePr w:type="band1Vert">
      <w:tcPr>
        <w:shd w:val="clear" w:fill="E8E8E8" w:color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C9C9C9" w:sz="4" w:space="0" w:themeColor="accent3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C9C9C9" w:sz="4" w:space="0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fill="FFFFFF" w:color="FFFFFF"/>
        <w:tcBorders>
          <w:left w:val="single" w:color="C9C9C9" w:sz="4" w:space="0" w:themeColor="accent3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C9C9C9" w:sz="4" w:space="0" w:themeColor="accent3" w:themeTint="98"/>
          <w:right w:val="none" w:sz="0" w:space="0" w:color="auto"/>
          <w:bottom w:val="none" w:sz="0" w:space="0" w:color="auto"/>
        </w:tcBorders>
      </w:tcPr>
    </w:tblStylePr>
  </w:style>
  <w:style w:type="table" w:styleId="579">
    <w:name w:val="List Table 7 Colorful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FFD865" w:sz="4" w:space="0" w:themeColor="accent4" w:themeTint="9A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fill="FFEFBF" w:color="FFEFBF" w:themeFill="accent4" w:themeFillTint="40"/>
      </w:tcPr>
    </w:tblStylePr>
    <w:tblStylePr w:type="band1Vert">
      <w:tcPr>
        <w:shd w:val="clear" w:fill="FFEFBF" w:color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FFD865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FD865" w:sz="4" w:space="0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FFFFFF"/>
        <w:tcBorders>
          <w:left w:val="single" w:color="FFD865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FFD865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580">
    <w:name w:val="List Table 7 Colorful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8DA9DB" w:sz="4" w:space="0" w:themeColor="accent5" w:themeTint="9A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fill="CFDBF0" w:color="CFDBF0" w:themeFill="accent5" w:themeFillTint="40"/>
      </w:tcPr>
    </w:tblStylePr>
    <w:tblStylePr w:type="band1Vert">
      <w:tcPr>
        <w:shd w:val="clear" w:fill="CFDBF0" w:color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8DA9DB" w:sz="4" w:space="0" w:themeColor="accent5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8DA9DB" w:sz="4" w:space="0" w:themeColor="accent5" w:themeTint="9A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fill="FFFFFF" w:color="FFFFFF"/>
        <w:tcBorders>
          <w:left w:val="single" w:color="8DA9DB" w:sz="4" w:space="0" w:themeColor="accent5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8DA9DB" w:sz="4" w:space="0" w:themeColor="accent5" w:themeTint="9A"/>
          <w:right w:val="none" w:sz="0" w:space="0" w:color="auto"/>
          <w:bottom w:val="none" w:sz="0" w:space="0" w:color="auto"/>
        </w:tcBorders>
      </w:tcPr>
    </w:tblStylePr>
  </w:style>
  <w:style w:type="table" w:styleId="581">
    <w:name w:val="List Table 7 Colorful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A9D08E" w:sz="4" w:space="0" w:themeColor="accent6" w:themeTint="98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fill="DAEBCF" w:color="DAEBCF" w:themeFill="accent6" w:themeFillTint="40"/>
      </w:tcPr>
    </w:tblStylePr>
    <w:tblStylePr w:type="band1Vert">
      <w:tcPr>
        <w:shd w:val="clear" w:fill="DAEBCF" w:color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sz="0" w:space="0" w:color="auto"/>
          <w:top w:val="none" w:sz="0" w:space="0" w:color="auto"/>
          <w:right w:val="single" w:color="A9D08E" w:sz="4" w:space="0" w:themeColor="accent6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fill="FFFFFF" w:color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9D08E" w:sz="4" w:space="0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fill="FFFFFF" w:color="FFFFFF"/>
        <w:tcBorders>
          <w:left w:val="single" w:color="A9D08E" w:sz="4" w:space="0" w:themeColor="accent6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fill="FFFFFF" w:color="FFFFFF" w:themeFill="light1"/>
        <w:tcBorders>
          <w:left w:val="none" w:sz="0" w:space="0" w:color="auto"/>
          <w:top w:val="single" w:color="A9D08E" w:sz="4" w:space="0" w:themeColor="accent6" w:themeTint="98"/>
          <w:right w:val="none" w:sz="0" w:space="0" w:color="auto"/>
          <w:bottom w:val="none" w:sz="0" w:space="0" w:color="auto"/>
        </w:tcBorders>
      </w:tcPr>
    </w:tblStylePr>
  </w:style>
  <w:style w:type="table" w:styleId="582" w:customStyle="1">
    <w:name w:val="Lined - Accent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</w:style>
  <w:style w:type="table" w:styleId="583" w:customStyle="1">
    <w:name w:val="Lined - Accent 1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CBDFF1" w:color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CBDFF1" w:color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</w:style>
  <w:style w:type="table" w:styleId="584" w:customStyle="1">
    <w:name w:val="Lined - Accent 2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</w:style>
  <w:style w:type="table" w:styleId="585" w:customStyle="1">
    <w:name w:val="Lined - Accent 3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</w:style>
  <w:style w:type="table" w:styleId="586" w:customStyle="1">
    <w:name w:val="Lined - Accent 4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</w:style>
  <w:style w:type="table" w:styleId="587" w:customStyle="1">
    <w:name w:val="Lined - Accent 5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</w:style>
  <w:style w:type="table" w:styleId="588" w:customStyle="1">
    <w:name w:val="Lined - Accent 6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</w:style>
  <w:style w:type="table" w:styleId="589" w:customStyle="1">
    <w:name w:val="Bordered &amp; Lined - Accent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2F2F2" w:color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7F7F7F" w:color="7F7F7F" w:themeFill="text1" w:themeFillTint="80"/>
      </w:tcPr>
    </w:tblStylePr>
  </w:style>
  <w:style w:type="table" w:styleId="590" w:customStyle="1">
    <w:name w:val="Bordered &amp; Lined - Accent 1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Borders>
        <w:left w:val="single" w:color="245A8D" w:sz="4" w:space="0" w:themeColor="accent1" w:themeShade="95"/>
        <w:top w:val="single" w:color="245A8D" w:sz="4" w:space="0" w:themeColor="accent1" w:themeShade="95"/>
        <w:right w:val="single" w:color="245A8D" w:sz="4" w:space="0" w:themeColor="accent1" w:themeShade="95"/>
        <w:bottom w:val="single" w:color="245A8D" w:sz="4" w:space="0" w:themeColor="accent1" w:themeShade="95"/>
        <w:insideV w:val="single" w:color="245A8D" w:sz="4" w:space="0" w:themeColor="accent1" w:themeShade="95"/>
        <w:insideH w:val="single" w:color="245A8D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CBDFF1" w:color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CBDFF1" w:color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68A2D8" w:color="68A2D8" w:themeFill="accent1" w:themeFillTint="EA"/>
      </w:tcPr>
    </w:tblStylePr>
  </w:style>
  <w:style w:type="table" w:styleId="591" w:customStyle="1">
    <w:name w:val="Bordered &amp; Lined - Accent 2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Borders>
        <w:left w:val="single" w:color="99460D" w:sz="4" w:space="0" w:themeColor="accent2" w:themeShade="95"/>
        <w:top w:val="single" w:color="99460D" w:sz="4" w:space="0" w:themeColor="accent2" w:themeShade="95"/>
        <w:right w:val="single" w:color="99460D" w:sz="4" w:space="0" w:themeColor="accent2" w:themeShade="95"/>
        <w:bottom w:val="single" w:color="99460D" w:sz="4" w:space="0" w:themeColor="accent2" w:themeShade="95"/>
        <w:insideV w:val="single" w:color="99460D" w:sz="4" w:space="0" w:themeColor="accent2" w:themeShade="95"/>
        <w:insideH w:val="single" w:color="99460D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BE5D6" w:color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4B184" w:color="F4B184" w:themeFill="accent2" w:themeFillTint="97"/>
      </w:tcPr>
    </w:tblStylePr>
  </w:style>
  <w:style w:type="table" w:styleId="592" w:customStyle="1">
    <w:name w:val="Bordered &amp; Lined - Accent 3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Borders>
        <w:left w:val="single" w:color="606060" w:sz="4" w:space="0" w:themeColor="accent3" w:themeShade="95"/>
        <w:top w:val="single" w:color="606060" w:sz="4" w:space="0" w:themeColor="accent3" w:themeShade="95"/>
        <w:right w:val="single" w:color="606060" w:sz="4" w:space="0" w:themeColor="accent3" w:themeShade="95"/>
        <w:bottom w:val="single" w:color="606060" w:sz="4" w:space="0" w:themeColor="accent3" w:themeShade="95"/>
        <w:insideV w:val="single" w:color="606060" w:sz="4" w:space="0" w:themeColor="accent3" w:themeShade="95"/>
        <w:insideH w:val="single" w:color="60606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ECECEC" w:color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A5A5A5" w:color="A5A5A5" w:themeFill="accent3" w:themeFillTint="FE"/>
      </w:tcPr>
    </w:tblStylePr>
  </w:style>
  <w:style w:type="table" w:styleId="593" w:customStyle="1">
    <w:name w:val="Bordered &amp; Lined - Accent 4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Borders>
        <w:left w:val="single" w:color="957000" w:sz="4" w:space="0" w:themeColor="accent4" w:themeShade="95"/>
        <w:top w:val="single" w:color="957000" w:sz="4" w:space="0" w:themeColor="accent4" w:themeShade="95"/>
        <w:right w:val="single" w:color="957000" w:sz="4" w:space="0" w:themeColor="accent4" w:themeShade="95"/>
        <w:bottom w:val="single" w:color="957000" w:sz="4" w:space="0" w:themeColor="accent4" w:themeShade="95"/>
        <w:insideV w:val="single" w:color="957000" w:sz="4" w:space="0" w:themeColor="accent4" w:themeShade="95"/>
        <w:insideH w:val="single" w:color="957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2CB" w:color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D865" w:color="FFD865" w:themeFill="accent4" w:themeFillTint="9A"/>
      </w:tcPr>
    </w:tblStylePr>
  </w:style>
  <w:style w:type="table" w:styleId="594" w:customStyle="1">
    <w:name w:val="Bordered &amp; Lined - Accent 5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Borders>
        <w:left w:val="single" w:color="254175" w:sz="4" w:space="0" w:themeColor="accent5" w:themeShade="95"/>
        <w:top w:val="single" w:color="254175" w:sz="4" w:space="0" w:themeColor="accent5" w:themeShade="95"/>
        <w:right w:val="single" w:color="254175" w:sz="4" w:space="0" w:themeColor="accent5" w:themeShade="95"/>
        <w:bottom w:val="single" w:color="254175" w:sz="4" w:space="0" w:themeColor="accent5" w:themeShade="95"/>
        <w:insideV w:val="single" w:color="254175" w:sz="4" w:space="0" w:themeColor="accent5" w:themeShade="95"/>
        <w:insideH w:val="single" w:color="254175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D8E2F3" w:color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4472C4" w:color="4472C4" w:themeFill="accent5"/>
      </w:tcPr>
    </w:tblStylePr>
  </w:style>
  <w:style w:type="table" w:styleId="595" w:customStyle="1">
    <w:name w:val="Bordered &amp; Lined - Accent 6"/>
    <w:basedOn w:val="458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Borders>
        <w:left w:val="single" w:color="416429" w:sz="4" w:space="0" w:themeColor="accent6" w:themeShade="95"/>
        <w:top w:val="single" w:color="416429" w:sz="4" w:space="0" w:themeColor="accent6" w:themeShade="95"/>
        <w:right w:val="single" w:color="416429" w:sz="4" w:space="0" w:themeColor="accent6" w:themeShade="95"/>
        <w:bottom w:val="single" w:color="416429" w:sz="4" w:space="0" w:themeColor="accent6" w:themeShade="95"/>
        <w:insideV w:val="single" w:color="416429" w:sz="4" w:space="0" w:themeColor="accent6" w:themeShade="95"/>
        <w:insideH w:val="single" w:color="416429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E1EFD8" w:color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70AD47" w:color="70AD47" w:themeFill="accent6"/>
      </w:tcPr>
    </w:tblStylePr>
  </w:style>
  <w:style w:type="table" w:styleId="596" w:customStyle="1">
    <w:name w:val="Bordered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 w:themeColor="text1" w:themeTint="26"/>
          <w:top w:val="single" w:color="D9D9D9" w:sz="4" w:space="0" w:themeColor="text1" w:themeTint="26"/>
          <w:right w:val="single" w:color="D9D9D9" w:sz="4" w:space="0" w:themeColor="text1" w:themeTint="26"/>
          <w:bottom w:val="single" w:color="D9D9D9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 w:themeColor="text1" w:themeTint="80"/>
        </w:tcBorders>
      </w:tcPr>
    </w:tblStylePr>
  </w:style>
  <w:style w:type="table" w:styleId="597" w:customStyle="1">
    <w:name w:val="Bordered - Accent 1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CD6EE" w:sz="4" w:space="0" w:themeColor="accent1" w:themeTint="67"/>
        <w:top w:val="single" w:color="BCD6EE" w:sz="4" w:space="0" w:themeColor="accent1" w:themeTint="67"/>
        <w:right w:val="single" w:color="BCD6EE" w:sz="4" w:space="0" w:themeColor="accent1" w:themeTint="67"/>
        <w:bottom w:val="single" w:color="BCD6EE" w:sz="4" w:space="0" w:themeColor="accent1" w:themeTint="67"/>
        <w:insideV w:val="single" w:color="BCD6EE" w:sz="4" w:space="0" w:themeColor="accent1" w:themeTint="67"/>
        <w:insideH w:val="single" w:color="BCD6EE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CD6EE" w:sz="4" w:space="0" w:themeColor="accent1" w:themeTint="67"/>
          <w:top w:val="single" w:color="BCD6EE" w:sz="4" w:space="0" w:themeColor="accent1" w:themeTint="67"/>
          <w:right w:val="single" w:color="BCD6EE" w:sz="4" w:space="0" w:themeColor="accent1" w:themeTint="67"/>
          <w:bottom w:val="single" w:color="BCD6EE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sz="12" w:space="0" w:themeColor="accent1"/>
        </w:tcBorders>
      </w:tcPr>
    </w:tblStylePr>
  </w:style>
  <w:style w:type="table" w:styleId="598" w:customStyle="1">
    <w:name w:val="Bordered - Accent 2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7CAAB" w:sz="4" w:space="0" w:themeColor="accent2" w:themeTint="67"/>
        <w:top w:val="single" w:color="F7CAAB" w:sz="4" w:space="0" w:themeColor="accent2" w:themeTint="67"/>
        <w:right w:val="single" w:color="F7CAAB" w:sz="4" w:space="0" w:themeColor="accent2" w:themeTint="67"/>
        <w:bottom w:val="single" w:color="F7CAAB" w:sz="4" w:space="0" w:themeColor="accent2" w:themeTint="67"/>
        <w:insideV w:val="single" w:color="F7CAAB" w:sz="4" w:space="0" w:themeColor="accent2" w:themeTint="67"/>
        <w:insideH w:val="single" w:color="F7CAAB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7CAAB" w:sz="4" w:space="0" w:themeColor="accent2" w:themeTint="67"/>
          <w:top w:val="single" w:color="F7CAAB" w:sz="4" w:space="0" w:themeColor="accent2" w:themeTint="67"/>
          <w:right w:val="single" w:color="F7CAAB" w:sz="4" w:space="0" w:themeColor="accent2" w:themeTint="67"/>
          <w:bottom w:val="single" w:color="F7CAAB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sz="12" w:space="0" w:themeColor="accent2" w:themeTint="97"/>
        </w:tcBorders>
      </w:tcPr>
    </w:tblStylePr>
  </w:style>
  <w:style w:type="table" w:styleId="599" w:customStyle="1">
    <w:name w:val="Bordered - Accent 3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ADADA" w:sz="4" w:space="0" w:themeColor="accent3" w:themeTint="67"/>
        <w:top w:val="single" w:color="DADADA" w:sz="4" w:space="0" w:themeColor="accent3" w:themeTint="67"/>
        <w:right w:val="single" w:color="DADADA" w:sz="4" w:space="0" w:themeColor="accent3" w:themeTint="67"/>
        <w:bottom w:val="single" w:color="DADADA" w:sz="4" w:space="0" w:themeColor="accent3" w:themeTint="67"/>
        <w:insideV w:val="single" w:color="DADADA" w:sz="4" w:space="0" w:themeColor="accent3" w:themeTint="67"/>
        <w:insideH w:val="single" w:color="DADADA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ADADA" w:sz="4" w:space="0" w:themeColor="accent3" w:themeTint="67"/>
          <w:top w:val="single" w:color="DADADA" w:sz="4" w:space="0" w:themeColor="accent3" w:themeTint="67"/>
          <w:right w:val="single" w:color="DADADA" w:sz="4" w:space="0" w:themeColor="accent3" w:themeTint="67"/>
          <w:bottom w:val="single" w:color="DADADA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sz="12" w:space="0" w:themeColor="accent3" w:themeTint="98"/>
        </w:tcBorders>
      </w:tcPr>
    </w:tblStylePr>
  </w:style>
  <w:style w:type="table" w:styleId="600" w:customStyle="1">
    <w:name w:val="Bordered - Accent 4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E598" w:sz="4" w:space="0" w:themeColor="accent4" w:themeTint="67"/>
        <w:top w:val="single" w:color="FFE598" w:sz="4" w:space="0" w:themeColor="accent4" w:themeTint="67"/>
        <w:right w:val="single" w:color="FFE598" w:sz="4" w:space="0" w:themeColor="accent4" w:themeTint="67"/>
        <w:bottom w:val="single" w:color="FFE598" w:sz="4" w:space="0" w:themeColor="accent4" w:themeTint="67"/>
        <w:insideV w:val="single" w:color="FFE598" w:sz="4" w:space="0" w:themeColor="accent4" w:themeTint="67"/>
        <w:insideH w:val="single" w:color="FFE598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FE598" w:sz="4" w:space="0" w:themeColor="accent4" w:themeTint="67"/>
          <w:top w:val="single" w:color="FFE598" w:sz="4" w:space="0" w:themeColor="accent4" w:themeTint="67"/>
          <w:right w:val="single" w:color="FFE598" w:sz="4" w:space="0" w:themeColor="accent4" w:themeTint="67"/>
          <w:bottom w:val="single" w:color="FFE598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sz="12" w:space="0" w:themeColor="accent4" w:themeTint="9A"/>
        </w:tcBorders>
      </w:tcPr>
    </w:tblStylePr>
  </w:style>
  <w:style w:type="table" w:styleId="601" w:customStyle="1">
    <w:name w:val="Bordered - Accent 5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3C5E7" w:sz="4" w:space="0" w:themeColor="accent5" w:themeTint="67"/>
        <w:top w:val="single" w:color="B3C5E7" w:sz="4" w:space="0" w:themeColor="accent5" w:themeTint="67"/>
        <w:right w:val="single" w:color="B3C5E7" w:sz="4" w:space="0" w:themeColor="accent5" w:themeTint="67"/>
        <w:bottom w:val="single" w:color="B3C5E7" w:sz="4" w:space="0" w:themeColor="accent5" w:themeTint="67"/>
        <w:insideV w:val="single" w:color="B3C5E7" w:sz="4" w:space="0" w:themeColor="accent5" w:themeTint="67"/>
        <w:insideH w:val="single" w:color="B3C5E7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3C5E7" w:sz="4" w:space="0" w:themeColor="accent5" w:themeTint="67"/>
          <w:top w:val="single" w:color="B3C5E7" w:sz="4" w:space="0" w:themeColor="accent5" w:themeTint="67"/>
          <w:right w:val="single" w:color="B3C5E7" w:sz="4" w:space="0" w:themeColor="accent5" w:themeTint="67"/>
          <w:bottom w:val="single" w:color="B3C5E7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sz="12" w:space="0" w:themeColor="accent5" w:themeTint="9A"/>
        </w:tcBorders>
      </w:tcPr>
    </w:tblStylePr>
  </w:style>
  <w:style w:type="table" w:styleId="602" w:customStyle="1">
    <w:name w:val="Bordered - Accent 6"/>
    <w:basedOn w:val="458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4DFB2" w:sz="4" w:space="0" w:themeColor="accent6" w:themeTint="67"/>
        <w:top w:val="single" w:color="C4DFB2" w:sz="4" w:space="0" w:themeColor="accent6" w:themeTint="67"/>
        <w:right w:val="single" w:color="C4DFB2" w:sz="4" w:space="0" w:themeColor="accent6" w:themeTint="67"/>
        <w:bottom w:val="single" w:color="C4DFB2" w:sz="4" w:space="0" w:themeColor="accent6" w:themeTint="67"/>
        <w:insideV w:val="single" w:color="C4DFB2" w:sz="4" w:space="0" w:themeColor="accent6" w:themeTint="67"/>
        <w:insideH w:val="single" w:color="C4DFB2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4DFB2" w:sz="4" w:space="0" w:themeColor="accent6" w:themeTint="67"/>
          <w:top w:val="single" w:color="C4DFB2" w:sz="4" w:space="0" w:themeColor="accent6" w:themeTint="67"/>
          <w:right w:val="single" w:color="C4DFB2" w:sz="4" w:space="0" w:themeColor="accent6" w:themeTint="67"/>
          <w:bottom w:val="single" w:color="C4DFB2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sz="12" w:space="0" w:themeColor="accent6" w:themeTint="98"/>
        </w:tcBorders>
      </w:tcPr>
    </w:tblStylePr>
  </w:style>
  <w:style w:type="character" w:styleId="603">
    <w:name w:val="Hyperlink"/>
    <w:uiPriority w:val="99"/>
    <w:unhideWhenUsed/>
    <w:rPr>
      <w:color w:val="0563C1" w:themeColor="hyperlink"/>
      <w:u w:val="single"/>
    </w:rPr>
  </w:style>
  <w:style w:type="paragraph" w:styleId="604">
    <w:name w:val="footnote text"/>
    <w:basedOn w:val="447"/>
    <w:link w:val="605"/>
    <w:uiPriority w:val="99"/>
    <w:semiHidden/>
    <w:unhideWhenUsed/>
    <w:rPr>
      <w:sz w:val="18"/>
    </w:rPr>
    <w:pPr>
      <w:spacing w:lineRule="auto" w:line="240" w:after="40"/>
    </w:pPr>
  </w:style>
  <w:style w:type="character" w:styleId="605" w:customStyle="1">
    <w:name w:val="Footnote Text Char"/>
    <w:link w:val="604"/>
    <w:uiPriority w:val="99"/>
    <w:rPr>
      <w:sz w:val="18"/>
    </w:rPr>
  </w:style>
  <w:style w:type="character" w:styleId="606">
    <w:name w:val="footnote reference"/>
    <w:uiPriority w:val="99"/>
    <w:unhideWhenUsed/>
    <w:rPr>
      <w:vertAlign w:val="superscript"/>
    </w:rPr>
  </w:style>
  <w:style w:type="paragraph" w:styleId="607">
    <w:name w:val="endnote text"/>
    <w:basedOn w:val="447"/>
    <w:link w:val="608"/>
    <w:uiPriority w:val="99"/>
    <w:semiHidden/>
    <w:unhideWhenUsed/>
    <w:rPr>
      <w:sz w:val="20"/>
    </w:rPr>
    <w:pPr>
      <w:spacing w:lineRule="auto" w:line="240" w:after="0"/>
    </w:pPr>
  </w:style>
  <w:style w:type="character" w:styleId="608" w:customStyle="1">
    <w:name w:val="Endnote Text Char"/>
    <w:link w:val="607"/>
    <w:uiPriority w:val="99"/>
    <w:rPr>
      <w:sz w:val="20"/>
    </w:rPr>
  </w:style>
  <w:style w:type="character" w:styleId="609">
    <w:name w:val="endnote reference"/>
    <w:uiPriority w:val="99"/>
    <w:semiHidden/>
    <w:unhideWhenUsed/>
    <w:rPr>
      <w:vertAlign w:val="superscript"/>
    </w:rPr>
  </w:style>
  <w:style w:type="paragraph" w:styleId="610">
    <w:name w:val="toc 1"/>
    <w:basedOn w:val="447"/>
    <w:next w:val="447"/>
    <w:uiPriority w:val="39"/>
    <w:unhideWhenUsed/>
    <w:pPr>
      <w:spacing w:after="57"/>
    </w:pPr>
  </w:style>
  <w:style w:type="paragraph" w:styleId="611">
    <w:name w:val="toc 2"/>
    <w:basedOn w:val="447"/>
    <w:next w:val="447"/>
    <w:uiPriority w:val="39"/>
    <w:unhideWhenUsed/>
    <w:pPr>
      <w:ind w:left="283"/>
      <w:spacing w:after="57"/>
    </w:pPr>
  </w:style>
  <w:style w:type="paragraph" w:styleId="612">
    <w:name w:val="toc 3"/>
    <w:basedOn w:val="447"/>
    <w:next w:val="447"/>
    <w:uiPriority w:val="39"/>
    <w:unhideWhenUsed/>
    <w:pPr>
      <w:ind w:left="567"/>
      <w:spacing w:after="57"/>
    </w:pPr>
  </w:style>
  <w:style w:type="paragraph" w:styleId="613">
    <w:name w:val="toc 4"/>
    <w:basedOn w:val="447"/>
    <w:next w:val="447"/>
    <w:uiPriority w:val="39"/>
    <w:unhideWhenUsed/>
    <w:pPr>
      <w:ind w:left="850"/>
      <w:spacing w:after="57"/>
    </w:pPr>
  </w:style>
  <w:style w:type="paragraph" w:styleId="614">
    <w:name w:val="toc 5"/>
    <w:basedOn w:val="447"/>
    <w:next w:val="447"/>
    <w:uiPriority w:val="39"/>
    <w:unhideWhenUsed/>
    <w:pPr>
      <w:ind w:left="1134"/>
      <w:spacing w:after="57"/>
    </w:pPr>
  </w:style>
  <w:style w:type="paragraph" w:styleId="615">
    <w:name w:val="toc 6"/>
    <w:basedOn w:val="447"/>
    <w:next w:val="447"/>
    <w:uiPriority w:val="39"/>
    <w:unhideWhenUsed/>
    <w:pPr>
      <w:ind w:left="1417"/>
      <w:spacing w:after="57"/>
    </w:pPr>
  </w:style>
  <w:style w:type="paragraph" w:styleId="616">
    <w:name w:val="toc 7"/>
    <w:basedOn w:val="447"/>
    <w:next w:val="447"/>
    <w:uiPriority w:val="39"/>
    <w:unhideWhenUsed/>
    <w:pPr>
      <w:ind w:left="1701"/>
      <w:spacing w:after="57"/>
    </w:pPr>
  </w:style>
  <w:style w:type="paragraph" w:styleId="617">
    <w:name w:val="toc 8"/>
    <w:basedOn w:val="447"/>
    <w:next w:val="447"/>
    <w:uiPriority w:val="39"/>
    <w:unhideWhenUsed/>
    <w:pPr>
      <w:ind w:left="1984"/>
      <w:spacing w:after="57"/>
    </w:pPr>
  </w:style>
  <w:style w:type="paragraph" w:styleId="618">
    <w:name w:val="toc 9"/>
    <w:basedOn w:val="447"/>
    <w:next w:val="447"/>
    <w:uiPriority w:val="39"/>
    <w:unhideWhenUsed/>
    <w:pPr>
      <w:ind w:left="2268"/>
      <w:spacing w:after="57"/>
    </w:pPr>
  </w:style>
  <w:style w:type="paragraph" w:styleId="619">
    <w:name w:val="TOC Heading"/>
    <w:uiPriority w:val="39"/>
    <w:unhideWhenUsed/>
  </w:style>
  <w:style w:type="paragraph" w:styleId="620">
    <w:name w:val="Footer"/>
    <w:basedOn w:val="447"/>
    <w:link w:val="476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21">
    <w:name w:val="Header"/>
    <w:basedOn w:val="447"/>
    <w:link w:val="473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22">
    <w:name w:val="No Spacing"/>
    <w:qFormat/>
    <w:uiPriority w:val="1"/>
    <w:pPr>
      <w:spacing w:lineRule="auto" w:line="240" w:after="0"/>
    </w:pPr>
  </w:style>
  <w:style w:type="paragraph" w:styleId="623">
    <w:name w:val="Quote"/>
    <w:basedOn w:val="447"/>
    <w:next w:val="447"/>
    <w:link w:val="471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624">
    <w:name w:val="Subtitle"/>
    <w:basedOn w:val="447"/>
    <w:next w:val="447"/>
    <w:link w:val="470"/>
    <w:qFormat/>
    <w:uiPriority w:val="11"/>
    <w:rPr>
      <w:i/>
      <w:iCs/>
      <w:color w:val="444444"/>
      <w:sz w:val="52"/>
      <w:szCs w:val="52"/>
    </w:rPr>
    <w:pPr>
      <w:numPr>
        <w:ilvl w:val="1"/>
      </w:numPr>
      <w:spacing w:lineRule="auto" w:line="240"/>
      <w:outlineLvl w:val="0"/>
    </w:pPr>
  </w:style>
  <w:style w:type="paragraph" w:styleId="625">
    <w:name w:val="Intense Quote"/>
    <w:basedOn w:val="447"/>
    <w:next w:val="447"/>
    <w:link w:val="472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fill="EEEEEE" w:color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626">
    <w:name w:val="Title"/>
    <w:basedOn w:val="447"/>
    <w:next w:val="447"/>
    <w:link w:val="469"/>
    <w:qFormat/>
    <w:uiPriority w:val="10"/>
    <w:rPr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  <w:outlineLvl w:val="0"/>
    </w:pPr>
  </w:style>
  <w:style w:type="paragraph" w:styleId="627">
    <w:name w:val="List Paragraph"/>
    <w:basedOn w:val="447"/>
    <w:qFormat/>
    <w:uiPriority w:val="34"/>
    <w:pPr>
      <w:contextualSpacing w:val="true"/>
      <w:ind w:left="720"/>
    </w:pPr>
  </w:style>
  <w:style w:type="paragraph" w:styleId="628">
    <w:name w:val="Revision"/>
    <w:uiPriority w:val="99"/>
    <w:hidden/>
    <w:semiHidden/>
    <w:pPr>
      <w:spacing w:lineRule="auto" w:line="240" w:after="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ONLYOFFICE/6.1.0.87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created xsi:type="dcterms:W3CDTF">2025-03-01T21:53:00Z</dcterms:created>
  <dcterms:modified xsi:type="dcterms:W3CDTF">2025-03-02T00:06:48Z</dcterms:modified>
</cp:coreProperties>
</file>